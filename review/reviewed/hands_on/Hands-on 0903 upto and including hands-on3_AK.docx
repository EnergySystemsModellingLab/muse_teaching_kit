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1B968" w14:textId="77777777" w:rsidR="00D57D1F" w:rsidRPr="00D57D1F" w:rsidRDefault="00D57D1F" w:rsidP="00D57D1F">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D57D1F">
        <w:rPr>
          <w:rFonts w:ascii="Times New Roman" w:eastAsia="Times New Roman" w:hAnsi="Times New Roman" w:cs="Times New Roman"/>
          <w:color w:val="2D2926"/>
          <w:kern w:val="36"/>
          <w:sz w:val="60"/>
          <w:szCs w:val="60"/>
          <w:lang w:eastAsia="en-GB"/>
        </w:rPr>
        <w:t>Hands On Exercise 1: Installing MUSE</w:t>
      </w:r>
    </w:p>
    <w:p w14:paraId="7872B51A"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Short description</w:t>
      </w:r>
    </w:p>
    <w:p w14:paraId="639A9CFB"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This hands-on exercise will allow you to install MUSE on your computer. We will then take you though an example to run and visualise a default MUSE example.</w:t>
      </w:r>
    </w:p>
    <w:p w14:paraId="3D8530CF" w14:textId="7B5543D3"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If at any point you get stuck with these hands-on</w:t>
      </w:r>
      <w:r w:rsidR="00760696">
        <w:rPr>
          <w:rFonts w:ascii="Open Sans" w:eastAsia="Times New Roman" w:hAnsi="Open Sans" w:cs="Open Sans"/>
          <w:color w:val="444444"/>
          <w:sz w:val="24"/>
          <w:szCs w:val="24"/>
          <w:lang w:eastAsia="en-GB"/>
        </w:rPr>
        <w:t xml:space="preserve"> exercises</w:t>
      </w:r>
      <w:r w:rsidRPr="00D57D1F">
        <w:rPr>
          <w:rFonts w:ascii="Open Sans" w:eastAsia="Times New Roman" w:hAnsi="Open Sans" w:cs="Open Sans"/>
          <w:color w:val="444444"/>
          <w:sz w:val="24"/>
          <w:szCs w:val="24"/>
          <w:lang w:eastAsia="en-GB"/>
        </w:rPr>
        <w:t xml:space="preserve">, feel free to post a question in the </w:t>
      </w:r>
      <w:r w:rsidR="00760696" w:rsidRPr="00D57D1F">
        <w:rPr>
          <w:rFonts w:ascii="Open Sans" w:eastAsia="Times New Roman" w:hAnsi="Open Sans" w:cs="Open Sans"/>
          <w:color w:val="444444"/>
          <w:sz w:val="24"/>
          <w:szCs w:val="24"/>
          <w:lang w:eastAsia="en-GB"/>
        </w:rPr>
        <w:t>purpose</w:t>
      </w:r>
      <w:r w:rsidR="00760696">
        <w:rPr>
          <w:rFonts w:ascii="Open Sans" w:eastAsia="Times New Roman" w:hAnsi="Open Sans" w:cs="Open Sans"/>
          <w:color w:val="444444"/>
          <w:sz w:val="24"/>
          <w:szCs w:val="24"/>
          <w:lang w:eastAsia="en-GB"/>
        </w:rPr>
        <w:t>-</w:t>
      </w:r>
      <w:r w:rsidRPr="00D57D1F">
        <w:rPr>
          <w:rFonts w:ascii="Open Sans" w:eastAsia="Times New Roman" w:hAnsi="Open Sans" w:cs="Open Sans"/>
          <w:color w:val="444444"/>
          <w:sz w:val="24"/>
          <w:szCs w:val="24"/>
          <w:lang w:eastAsia="en-GB"/>
        </w:rPr>
        <w:t>made MUSE google group</w:t>
      </w:r>
      <w:r w:rsidR="00760696">
        <w:rPr>
          <w:rFonts w:ascii="Open Sans" w:eastAsia="Times New Roman" w:hAnsi="Open Sans" w:cs="Open Sans"/>
          <w:color w:val="444444"/>
          <w:sz w:val="24"/>
          <w:szCs w:val="24"/>
          <w:lang w:eastAsia="en-GB"/>
        </w:rPr>
        <w:t>,</w:t>
      </w:r>
      <w:r w:rsidRPr="00D57D1F">
        <w:rPr>
          <w:rFonts w:ascii="Open Sans" w:eastAsia="Times New Roman" w:hAnsi="Open Sans" w:cs="Open Sans"/>
          <w:color w:val="444444"/>
          <w:sz w:val="24"/>
          <w:szCs w:val="24"/>
          <w:lang w:eastAsia="en-GB"/>
        </w:rPr>
        <w:t xml:space="preserve"> if your question hasn’t already been answered </w:t>
      </w:r>
      <w:proofErr w:type="gramStart"/>
      <w:r w:rsidRPr="00D57D1F">
        <w:rPr>
          <w:rFonts w:ascii="Open Sans" w:eastAsia="Times New Roman" w:hAnsi="Open Sans" w:cs="Open Sans"/>
          <w:color w:val="444444"/>
          <w:sz w:val="24"/>
          <w:szCs w:val="24"/>
          <w:lang w:eastAsia="en-GB"/>
        </w:rPr>
        <w:t>there!:</w:t>
      </w:r>
      <w:proofErr w:type="gramEnd"/>
    </w:p>
    <w:p w14:paraId="39AE570E"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https://groups.google.com/g/muse-model</w:t>
      </w:r>
    </w:p>
    <w:p w14:paraId="704E9677"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Learning objectives</w:t>
      </w:r>
    </w:p>
    <w:p w14:paraId="11EF4008" w14:textId="77777777" w:rsidR="00D57D1F" w:rsidRPr="00D57D1F" w:rsidRDefault="00D57D1F" w:rsidP="00D57D1F">
      <w:pPr>
        <w:numPr>
          <w:ilvl w:val="0"/>
          <w:numId w:val="1"/>
        </w:numPr>
        <w:spacing w:before="100" w:beforeAutospacing="1" w:after="100" w:afterAutospacing="1"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Install MUSE</w:t>
      </w:r>
    </w:p>
    <w:p w14:paraId="22781C7E" w14:textId="77777777" w:rsidR="00D57D1F" w:rsidRPr="00D57D1F" w:rsidRDefault="00D57D1F" w:rsidP="00D57D1F">
      <w:pPr>
        <w:numPr>
          <w:ilvl w:val="0"/>
          <w:numId w:val="1"/>
        </w:numPr>
        <w:spacing w:before="100" w:beforeAutospacing="1" w:after="100" w:afterAutospacing="1"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Run an example</w:t>
      </w:r>
    </w:p>
    <w:p w14:paraId="74E9E057" w14:textId="77777777" w:rsidR="00D57D1F" w:rsidRPr="00D57D1F" w:rsidRDefault="00D57D1F" w:rsidP="00D57D1F">
      <w:pPr>
        <w:numPr>
          <w:ilvl w:val="0"/>
          <w:numId w:val="1"/>
        </w:numPr>
        <w:spacing w:before="100" w:beforeAutospacing="1" w:after="100" w:afterAutospacing="1"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Visualise the results of the example</w:t>
      </w:r>
    </w:p>
    <w:p w14:paraId="4B507040" w14:textId="77777777" w:rsidR="00D57D1F" w:rsidRPr="00D57D1F" w:rsidRDefault="00D57D1F" w:rsidP="00D57D1F">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D57D1F">
        <w:rPr>
          <w:rFonts w:ascii="Open Sans" w:eastAsia="Times New Roman" w:hAnsi="Open Sans" w:cs="Open Sans"/>
          <w:color w:val="2D2926"/>
          <w:kern w:val="36"/>
          <w:sz w:val="60"/>
          <w:szCs w:val="60"/>
          <w:lang w:eastAsia="en-GB"/>
        </w:rPr>
        <w:t>Exercise content</w:t>
      </w:r>
    </w:p>
    <w:p w14:paraId="67EF30D2" w14:textId="77777777" w:rsidR="00D57D1F" w:rsidRPr="00D57D1F" w:rsidRDefault="00D57D1F" w:rsidP="00D57D1F">
      <w:pPr>
        <w:spacing w:before="480" w:after="100" w:afterAutospacing="1" w:line="450" w:lineRule="atLeast"/>
        <w:outlineLvl w:val="2"/>
        <w:rPr>
          <w:rFonts w:ascii="Open Sans" w:eastAsia="Times New Roman" w:hAnsi="Open Sans" w:cs="Open Sans"/>
          <w:color w:val="2D2926"/>
          <w:sz w:val="36"/>
          <w:szCs w:val="36"/>
          <w:lang w:eastAsia="en-GB"/>
        </w:rPr>
      </w:pPr>
      <w:r w:rsidRPr="00D57D1F">
        <w:rPr>
          <w:rFonts w:ascii="Open Sans" w:eastAsia="Times New Roman" w:hAnsi="Open Sans" w:cs="Open Sans"/>
          <w:color w:val="2D2926"/>
          <w:sz w:val="36"/>
          <w:szCs w:val="36"/>
          <w:lang w:eastAsia="en-GB"/>
        </w:rPr>
        <w:t>For Windows users only</w:t>
      </w:r>
    </w:p>
    <w:p w14:paraId="5E30E5DE"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Windows users and developers may need to install </w:t>
      </w:r>
      <w:r w:rsidRPr="00D57D1F">
        <w:rPr>
          <w:rFonts w:ascii="Courier New" w:eastAsia="Times New Roman" w:hAnsi="Courier New" w:cs="Courier New"/>
          <w:color w:val="000000"/>
          <w:sz w:val="20"/>
          <w:szCs w:val="20"/>
          <w:lang w:eastAsia="en-GB"/>
        </w:rPr>
        <w:t>Windows Build Tools</w:t>
      </w:r>
      <w:r w:rsidRPr="00D57D1F">
        <w:rPr>
          <w:rFonts w:ascii="Open Sans" w:eastAsia="Times New Roman" w:hAnsi="Open Sans" w:cs="Open Sans"/>
          <w:color w:val="444444"/>
          <w:sz w:val="24"/>
          <w:szCs w:val="24"/>
          <w:lang w:eastAsia="en-GB"/>
        </w:rPr>
        <w:t>__. These tools include C/C++ compilers which are needed to build some python dependencies.</w:t>
      </w:r>
    </w:p>
    <w:p w14:paraId="14EF5FF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MacOS includes compilers by default, hence no action is needed for Mac users.</w:t>
      </w:r>
    </w:p>
    <w:p w14:paraId="3E41A3A1"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Linux users may need to install a C compiler, whether GNU </w:t>
      </w:r>
      <w:proofErr w:type="spellStart"/>
      <w:r w:rsidRPr="00D57D1F">
        <w:rPr>
          <w:rFonts w:ascii="Open Sans" w:eastAsia="Times New Roman" w:hAnsi="Open Sans" w:cs="Open Sans"/>
          <w:color w:val="444444"/>
          <w:sz w:val="24"/>
          <w:szCs w:val="24"/>
          <w:lang w:eastAsia="en-GB"/>
        </w:rPr>
        <w:t>gcc</w:t>
      </w:r>
      <w:proofErr w:type="spellEnd"/>
      <w:r w:rsidRPr="00D57D1F">
        <w:rPr>
          <w:rFonts w:ascii="Open Sans" w:eastAsia="Times New Roman" w:hAnsi="Open Sans" w:cs="Open Sans"/>
          <w:color w:val="444444"/>
          <w:sz w:val="24"/>
          <w:szCs w:val="24"/>
          <w:lang w:eastAsia="en-GB"/>
        </w:rPr>
        <w:t xml:space="preserve"> or Clang, as well python development packages, depending on their distribution.</w:t>
      </w:r>
    </w:p>
    <w:p w14:paraId="772F3EF6"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lastRenderedPageBreak/>
        <w:t xml:space="preserve">If you have MacOS or </w:t>
      </w:r>
      <w:proofErr w:type="gramStart"/>
      <w:r w:rsidRPr="00D57D1F">
        <w:rPr>
          <w:rFonts w:ascii="Open Sans" w:eastAsia="Times New Roman" w:hAnsi="Open Sans" w:cs="Open Sans"/>
          <w:color w:val="444444"/>
          <w:sz w:val="24"/>
          <w:szCs w:val="24"/>
          <w:lang w:eastAsia="en-GB"/>
        </w:rPr>
        <w:t>Linux</w:t>
      </w:r>
      <w:proofErr w:type="gramEnd"/>
      <w:r w:rsidRPr="00D57D1F">
        <w:rPr>
          <w:rFonts w:ascii="Open Sans" w:eastAsia="Times New Roman" w:hAnsi="Open Sans" w:cs="Open Sans"/>
          <w:color w:val="444444"/>
          <w:sz w:val="24"/>
          <w:szCs w:val="24"/>
          <w:lang w:eastAsia="en-GB"/>
        </w:rPr>
        <w:t xml:space="preserve"> you can skip this section and head to the next section below here.</w:t>
      </w:r>
    </w:p>
    <w:p w14:paraId="6A8F5DA6"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Install Visual Studio from the following link: https://visualstudio.microsoft.com/downloads/</w:t>
      </w:r>
    </w:p>
    <w:p w14:paraId="190893EE"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Select your preferred edition. Although, the “Community” version is free and contains what is required.</w:t>
      </w:r>
    </w:p>
    <w:p w14:paraId="791FD724"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Install Visual Studio by selecting the default options.</w:t>
      </w:r>
    </w:p>
    <w:p w14:paraId="558D7D6F"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Download the Microsoft Visual C++ Build Tools from the following link by downloading Visual Studio 2019: https://visualstudio.microsoft.com/downloads/</w:t>
      </w:r>
    </w:p>
    <w:p w14:paraId="3011E0D2"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Select your preferred edition. The “Community” is free and contains what is required.</w:t>
      </w:r>
    </w:p>
    <w:p w14:paraId="38EA956E"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Run the installer</w:t>
      </w:r>
    </w:p>
    <w:p w14:paraId="1A737F32" w14:textId="77777777"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Select: Workloads </w:t>
      </w:r>
      <w:r w:rsidRPr="00D57D1F">
        <w:rPr>
          <w:rFonts w:ascii="Arial" w:eastAsia="Times New Roman" w:hAnsi="Arial" w:cs="Arial"/>
          <w:color w:val="444444"/>
          <w:sz w:val="24"/>
          <w:szCs w:val="24"/>
          <w:lang w:eastAsia="en-GB"/>
        </w:rPr>
        <w:t>→</w:t>
      </w:r>
      <w:r w:rsidRPr="00D57D1F">
        <w:rPr>
          <w:rFonts w:ascii="Open Sans" w:eastAsia="Times New Roman" w:hAnsi="Open Sans" w:cs="Open Sans"/>
          <w:color w:val="444444"/>
          <w:sz w:val="24"/>
          <w:szCs w:val="24"/>
          <w:lang w:eastAsia="en-GB"/>
        </w:rPr>
        <w:t xml:space="preserve"> Desktop development with C++.</w:t>
      </w:r>
    </w:p>
    <w:p w14:paraId="5BE359A9" w14:textId="0EECCD38" w:rsidR="00D57D1F" w:rsidRPr="00D57D1F" w:rsidRDefault="00D57D1F" w:rsidP="00D57D1F">
      <w:pPr>
        <w:numPr>
          <w:ilvl w:val="0"/>
          <w:numId w:val="2"/>
        </w:numPr>
        <w:spacing w:before="240" w:after="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Install options: select only the “Windows 10 SDK” (assuming the computer is Windows 10)]. This will come up on the </w:t>
      </w:r>
      <w:r w:rsidR="004E609C" w:rsidRPr="00D57D1F">
        <w:rPr>
          <w:rFonts w:ascii="Open Sans" w:eastAsia="Times New Roman" w:hAnsi="Open Sans" w:cs="Open Sans"/>
          <w:color w:val="444444"/>
          <w:sz w:val="24"/>
          <w:szCs w:val="24"/>
          <w:lang w:eastAsia="en-GB"/>
        </w:rPr>
        <w:t>right</w:t>
      </w:r>
      <w:r w:rsidR="004E609C">
        <w:rPr>
          <w:rFonts w:ascii="Open Sans" w:eastAsia="Times New Roman" w:hAnsi="Open Sans" w:cs="Open Sans"/>
          <w:color w:val="444444"/>
          <w:sz w:val="24"/>
          <w:szCs w:val="24"/>
          <w:lang w:eastAsia="en-GB"/>
        </w:rPr>
        <w:t>-</w:t>
      </w:r>
      <w:r w:rsidRPr="00D57D1F">
        <w:rPr>
          <w:rFonts w:ascii="Open Sans" w:eastAsia="Times New Roman" w:hAnsi="Open Sans" w:cs="Open Sans"/>
          <w:color w:val="444444"/>
          <w:sz w:val="24"/>
          <w:szCs w:val="24"/>
          <w:lang w:eastAsia="en-GB"/>
        </w:rPr>
        <w:t>hand side of the screen.</w:t>
      </w:r>
    </w:p>
    <w:p w14:paraId="3BF38096"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The installation screen should look </w:t>
      </w:r>
      <w:proofErr w:type="gramStart"/>
      <w:r w:rsidRPr="00D57D1F">
        <w:rPr>
          <w:rFonts w:ascii="Open Sans" w:eastAsia="Times New Roman" w:hAnsi="Open Sans" w:cs="Open Sans"/>
          <w:color w:val="444444"/>
          <w:sz w:val="24"/>
          <w:szCs w:val="24"/>
          <w:lang w:eastAsia="en-GB"/>
        </w:rPr>
        <w:t>similar to</w:t>
      </w:r>
      <w:proofErr w:type="gramEnd"/>
      <w:r w:rsidRPr="00D57D1F">
        <w:rPr>
          <w:rFonts w:ascii="Open Sans" w:eastAsia="Times New Roman" w:hAnsi="Open Sans" w:cs="Open Sans"/>
          <w:color w:val="444444"/>
          <w:sz w:val="24"/>
          <w:szCs w:val="24"/>
          <w:lang w:eastAsia="en-GB"/>
        </w:rPr>
        <w:t xml:space="preserve"> the following:</w:t>
      </w:r>
    </w:p>
    <w:p w14:paraId="0798CC51" w14:textId="0B097E40"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drawing>
          <wp:inline distT="0" distB="0" distL="0" distR="0" wp14:anchorId="3F28BEF4" wp14:editId="4B22A464">
            <wp:extent cx="5731510" cy="3198495"/>
            <wp:effectExtent l="0" t="0" r="254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0BE30064"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1.1:</w:t>
      </w:r>
      <w:r w:rsidRPr="00D57D1F">
        <w:rPr>
          <w:rFonts w:ascii="Open Sans" w:eastAsia="Times New Roman" w:hAnsi="Open Sans" w:cs="Open Sans"/>
          <w:color w:val="444444"/>
          <w:sz w:val="24"/>
          <w:szCs w:val="24"/>
          <w:lang w:eastAsia="en-GB"/>
        </w:rPr>
        <w:t> Visual Studio Installer window</w:t>
      </w:r>
    </w:p>
    <w:p w14:paraId="1E92C250"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lastRenderedPageBreak/>
        <w:t>For further information, see this link: https://www.scivision.dev/python-windows-visual-c-14-required</w:t>
      </w:r>
    </w:p>
    <w:p w14:paraId="7F354390"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Installing MUSE</w:t>
      </w:r>
    </w:p>
    <w:p w14:paraId="396DD69C"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MUSE is developed using python, an open-source programming language, which means that there are two steps to the installation process. First, python should be installed. Then so should MUSE.</w:t>
      </w:r>
    </w:p>
    <w:p w14:paraId="45CEFCB5"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The simplest method to install python is by downloading the Anaconda distribution. Make sure to choose the appropriate operating system (</w:t>
      </w:r>
      <w:proofErr w:type="gramStart"/>
      <w:r w:rsidRPr="00D57D1F">
        <w:rPr>
          <w:rFonts w:ascii="Open Sans" w:eastAsia="Times New Roman" w:hAnsi="Open Sans" w:cs="Open Sans"/>
          <w:color w:val="444444"/>
          <w:sz w:val="24"/>
          <w:szCs w:val="24"/>
          <w:lang w:eastAsia="en-GB"/>
        </w:rPr>
        <w:t>e.g.</w:t>
      </w:r>
      <w:proofErr w:type="gramEnd"/>
      <w:r w:rsidRPr="00D57D1F">
        <w:rPr>
          <w:rFonts w:ascii="Open Sans" w:eastAsia="Times New Roman" w:hAnsi="Open Sans" w:cs="Open Sans"/>
          <w:color w:val="444444"/>
          <w:sz w:val="24"/>
          <w:szCs w:val="24"/>
          <w:lang w:eastAsia="en-GB"/>
        </w:rPr>
        <w:t> windows), python version 3.8, and the 64 bit installer. Once this has been done follow the steps for the anaconda installer, as prompted.</w:t>
      </w:r>
    </w:p>
    <w:p w14:paraId="30C18405"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After python is </w:t>
      </w:r>
      <w:proofErr w:type="gramStart"/>
      <w:r w:rsidRPr="00D57D1F">
        <w:rPr>
          <w:rFonts w:ascii="Open Sans" w:eastAsia="Times New Roman" w:hAnsi="Open Sans" w:cs="Open Sans"/>
          <w:color w:val="444444"/>
          <w:sz w:val="24"/>
          <w:szCs w:val="24"/>
          <w:lang w:eastAsia="en-GB"/>
        </w:rPr>
        <w:t>installed</w:t>
      </w:r>
      <w:proofErr w:type="gramEnd"/>
      <w:r w:rsidRPr="00D57D1F">
        <w:rPr>
          <w:rFonts w:ascii="Open Sans" w:eastAsia="Times New Roman" w:hAnsi="Open Sans" w:cs="Open Sans"/>
          <w:color w:val="444444"/>
          <w:sz w:val="24"/>
          <w:szCs w:val="24"/>
          <w:lang w:eastAsia="en-GB"/>
        </w:rPr>
        <w:t xml:space="preserve"> we can install MUSE. MUSE can be installed via the Anaconda Prompt (or any terminal on Mac and Linux). This is a command-line interface to python and the python eco-system. In the anaconda prompt, run:</w:t>
      </w:r>
    </w:p>
    <w:p w14:paraId="0AF28C9C"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 xml:space="preserve">python -m pip install --user </w:t>
      </w:r>
      <w:proofErr w:type="spellStart"/>
      <w:r w:rsidRPr="00D57D1F">
        <w:rPr>
          <w:rFonts w:ascii="Courier New" w:eastAsia="Times New Roman" w:hAnsi="Courier New" w:cs="Courier New"/>
          <w:color w:val="000000"/>
          <w:sz w:val="30"/>
          <w:szCs w:val="30"/>
          <w:lang w:eastAsia="en-GB"/>
        </w:rPr>
        <w:t>git+https</w:t>
      </w:r>
      <w:proofErr w:type="spellEnd"/>
      <w:r w:rsidRPr="00D57D1F">
        <w:rPr>
          <w:rFonts w:ascii="Courier New" w:eastAsia="Times New Roman" w:hAnsi="Courier New" w:cs="Courier New"/>
          <w:color w:val="000000"/>
          <w:sz w:val="30"/>
          <w:szCs w:val="30"/>
          <w:lang w:eastAsia="en-GB"/>
        </w:rPr>
        <w:t>://github.com/</w:t>
      </w:r>
      <w:proofErr w:type="spellStart"/>
      <w:r w:rsidRPr="00D57D1F">
        <w:rPr>
          <w:rFonts w:ascii="Courier New" w:eastAsia="Times New Roman" w:hAnsi="Courier New" w:cs="Courier New"/>
          <w:color w:val="000000"/>
          <w:sz w:val="30"/>
          <w:szCs w:val="30"/>
          <w:lang w:eastAsia="en-GB"/>
        </w:rPr>
        <w:t>SGIModel</w:t>
      </w:r>
      <w:proofErr w:type="spellEnd"/>
      <w:r w:rsidRPr="00D57D1F">
        <w:rPr>
          <w:rFonts w:ascii="Courier New" w:eastAsia="Times New Roman" w:hAnsi="Courier New" w:cs="Courier New"/>
          <w:color w:val="000000"/>
          <w:sz w:val="30"/>
          <w:szCs w:val="30"/>
          <w:lang w:eastAsia="en-GB"/>
        </w:rPr>
        <w:t>/</w:t>
      </w:r>
      <w:proofErr w:type="spellStart"/>
      <w:r w:rsidRPr="00D57D1F">
        <w:rPr>
          <w:rFonts w:ascii="Courier New" w:eastAsia="Times New Roman" w:hAnsi="Courier New" w:cs="Courier New"/>
          <w:color w:val="000000"/>
          <w:sz w:val="30"/>
          <w:szCs w:val="30"/>
          <w:lang w:eastAsia="en-GB"/>
        </w:rPr>
        <w:t>StarMuse</w:t>
      </w:r>
      <w:proofErr w:type="spellEnd"/>
    </w:p>
    <w:p w14:paraId="1608F984" w14:textId="00181842"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It should now be possible to run muse. Again, this can be done in the anaconda prompt as follows:</w:t>
      </w:r>
    </w:p>
    <w:p w14:paraId="7159034F"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python -m muse --help</w:t>
      </w:r>
    </w:p>
    <w:p w14:paraId="7EE0DD0A"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Running your first example</w:t>
      </w:r>
    </w:p>
    <w:p w14:paraId="138CC5D7"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In this section we run an example simulation of MUSE, in the next section we will visualise the results.</w:t>
      </w:r>
    </w:p>
    <w:p w14:paraId="1A8E90A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proofErr w:type="gramStart"/>
      <w:r w:rsidRPr="00D57D1F">
        <w:rPr>
          <w:rFonts w:ascii="Open Sans" w:eastAsia="Times New Roman" w:hAnsi="Open Sans" w:cs="Open Sans"/>
          <w:color w:val="444444"/>
          <w:sz w:val="24"/>
          <w:szCs w:val="24"/>
          <w:lang w:eastAsia="en-GB"/>
        </w:rPr>
        <w:t>First</w:t>
      </w:r>
      <w:proofErr w:type="gramEnd"/>
      <w:r w:rsidRPr="00D57D1F">
        <w:rPr>
          <w:rFonts w:ascii="Open Sans" w:eastAsia="Times New Roman" w:hAnsi="Open Sans" w:cs="Open Sans"/>
          <w:color w:val="444444"/>
          <w:sz w:val="24"/>
          <w:szCs w:val="24"/>
          <w:lang w:eastAsia="en-GB"/>
        </w:rPr>
        <w:t xml:space="preserve"> we need to download the MUSE source code. To do that navigate to the MUSE GitHub repository: https://github.com/SGIModel/StarMuse</w:t>
      </w:r>
    </w:p>
    <w:p w14:paraId="6A508F24" w14:textId="2F6C1DD9"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Click on the green </w:t>
      </w:r>
      <w:r w:rsidRPr="00D57D1F">
        <w:rPr>
          <w:rFonts w:ascii="Courier New" w:eastAsia="Times New Roman" w:hAnsi="Courier New" w:cs="Courier New"/>
          <w:color w:val="000000"/>
          <w:sz w:val="20"/>
          <w:szCs w:val="20"/>
          <w:lang w:eastAsia="en-GB"/>
        </w:rPr>
        <w:t>Code</w:t>
      </w:r>
      <w:r w:rsidRPr="00D57D1F">
        <w:rPr>
          <w:rFonts w:ascii="Open Sans" w:eastAsia="Times New Roman" w:hAnsi="Open Sans" w:cs="Open Sans"/>
          <w:color w:val="444444"/>
          <w:sz w:val="24"/>
          <w:szCs w:val="24"/>
          <w:lang w:eastAsia="en-GB"/>
        </w:rPr>
        <w:t xml:space="preserve"> button in the top </w:t>
      </w:r>
      <w:r w:rsidR="004E609C" w:rsidRPr="00D57D1F">
        <w:rPr>
          <w:rFonts w:ascii="Open Sans" w:eastAsia="Times New Roman" w:hAnsi="Open Sans" w:cs="Open Sans"/>
          <w:color w:val="444444"/>
          <w:sz w:val="24"/>
          <w:szCs w:val="24"/>
          <w:lang w:eastAsia="en-GB"/>
        </w:rPr>
        <w:t>right</w:t>
      </w:r>
      <w:r w:rsidR="004E609C">
        <w:rPr>
          <w:rFonts w:ascii="Open Sans" w:eastAsia="Times New Roman" w:hAnsi="Open Sans" w:cs="Open Sans"/>
          <w:color w:val="444444"/>
          <w:sz w:val="24"/>
          <w:szCs w:val="24"/>
          <w:lang w:eastAsia="en-GB"/>
        </w:rPr>
        <w:t>-</w:t>
      </w:r>
      <w:r w:rsidRPr="00D57D1F">
        <w:rPr>
          <w:rFonts w:ascii="Open Sans" w:eastAsia="Times New Roman" w:hAnsi="Open Sans" w:cs="Open Sans"/>
          <w:color w:val="444444"/>
          <w:sz w:val="24"/>
          <w:szCs w:val="24"/>
          <w:lang w:eastAsia="en-GB"/>
        </w:rPr>
        <w:t>hand corner and then click on </w:t>
      </w:r>
      <w:r w:rsidRPr="00D57D1F">
        <w:rPr>
          <w:rFonts w:ascii="Courier New" w:eastAsia="Times New Roman" w:hAnsi="Courier New" w:cs="Courier New"/>
          <w:color w:val="000000"/>
          <w:sz w:val="20"/>
          <w:szCs w:val="20"/>
          <w:lang w:eastAsia="en-GB"/>
        </w:rPr>
        <w:t>Download ZIP</w:t>
      </w:r>
      <w:r w:rsidRPr="00D57D1F">
        <w:rPr>
          <w:rFonts w:ascii="Open Sans" w:eastAsia="Times New Roman" w:hAnsi="Open Sans" w:cs="Open Sans"/>
          <w:color w:val="444444"/>
          <w:sz w:val="24"/>
          <w:szCs w:val="24"/>
          <w:lang w:eastAsia="en-GB"/>
        </w:rPr>
        <w:t>. Figure 2.1 shows how to do this, once you are on the relevant page.</w:t>
      </w:r>
    </w:p>
    <w:p w14:paraId="2F903990" w14:textId="13B049C1"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193270DB" wp14:editId="5A94A5FA">
            <wp:extent cx="5731510" cy="243903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39035"/>
                    </a:xfrm>
                    <a:prstGeom prst="rect">
                      <a:avLst/>
                    </a:prstGeom>
                    <a:noFill/>
                    <a:ln>
                      <a:noFill/>
                    </a:ln>
                  </pic:spPr>
                </pic:pic>
              </a:graphicData>
            </a:graphic>
          </wp:inline>
        </w:drawing>
      </w:r>
    </w:p>
    <w:p w14:paraId="4AFD08D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2.1:</w:t>
      </w:r>
      <w:r w:rsidRPr="00D57D1F">
        <w:rPr>
          <w:rFonts w:ascii="Open Sans" w:eastAsia="Times New Roman" w:hAnsi="Open Sans" w:cs="Open Sans"/>
          <w:color w:val="444444"/>
          <w:sz w:val="24"/>
          <w:szCs w:val="24"/>
          <w:lang w:eastAsia="en-GB"/>
        </w:rPr>
        <w:t> How to download MUSE</w:t>
      </w:r>
    </w:p>
    <w:p w14:paraId="68496E3B"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Once you have downloaded the source code, unzip the </w:t>
      </w:r>
      <w:proofErr w:type="gramStart"/>
      <w:r w:rsidRPr="00D57D1F">
        <w:rPr>
          <w:rFonts w:ascii="Open Sans" w:eastAsia="Times New Roman" w:hAnsi="Open Sans" w:cs="Open Sans"/>
          <w:color w:val="444444"/>
          <w:sz w:val="24"/>
          <w:szCs w:val="24"/>
          <w:lang w:eastAsia="en-GB"/>
        </w:rPr>
        <w:t>folder</w:t>
      </w:r>
      <w:proofErr w:type="gramEnd"/>
      <w:r w:rsidRPr="00D57D1F">
        <w:rPr>
          <w:rFonts w:ascii="Open Sans" w:eastAsia="Times New Roman" w:hAnsi="Open Sans" w:cs="Open Sans"/>
          <w:color w:val="444444"/>
          <w:sz w:val="24"/>
          <w:szCs w:val="24"/>
          <w:lang w:eastAsia="en-GB"/>
        </w:rPr>
        <w:t xml:space="preserve"> and move it to a location that is convenient for you.</w:t>
      </w:r>
    </w:p>
    <w:p w14:paraId="6416C1DF"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We will place ours on the desktop for simplicity, but feel free to make a folder in your documents or otherwise.</w:t>
      </w:r>
    </w:p>
    <w:p w14:paraId="58186C31" w14:textId="1C59C690"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To run MUSE, we must open </w:t>
      </w:r>
      <w:r w:rsidR="006208E0">
        <w:rPr>
          <w:rFonts w:ascii="Open Sans" w:eastAsia="Times New Roman" w:hAnsi="Open Sans" w:cs="Open Sans"/>
          <w:color w:val="444444"/>
          <w:sz w:val="24"/>
          <w:szCs w:val="24"/>
          <w:lang w:eastAsia="en-GB"/>
        </w:rPr>
        <w:t xml:space="preserve">the </w:t>
      </w:r>
      <w:r w:rsidRPr="00D57D1F">
        <w:rPr>
          <w:rFonts w:ascii="Open Sans" w:eastAsia="Times New Roman" w:hAnsi="Open Sans" w:cs="Open Sans"/>
          <w:color w:val="444444"/>
          <w:sz w:val="24"/>
          <w:szCs w:val="24"/>
          <w:lang w:eastAsia="en-GB"/>
        </w:rPr>
        <w:t>anaconda prompt for Windows machines or terminal if on MacOS or Linux. Then we must navigate to the directory using the prompt or terminal to find the MUSE examples. Ours is in Desktop, so we will run the following command:</w:t>
      </w:r>
    </w:p>
    <w:p w14:paraId="3BFB6805"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cd ~/Desktop/</w:t>
      </w:r>
      <w:proofErr w:type="spellStart"/>
      <w:r w:rsidRPr="00D57D1F">
        <w:rPr>
          <w:rFonts w:ascii="Courier New" w:eastAsia="Times New Roman" w:hAnsi="Courier New" w:cs="Courier New"/>
          <w:color w:val="000000"/>
          <w:sz w:val="30"/>
          <w:szCs w:val="30"/>
          <w:lang w:eastAsia="en-GB"/>
        </w:rPr>
        <w:t>StarMuse</w:t>
      </w:r>
      <w:proofErr w:type="spellEnd"/>
      <w:r w:rsidRPr="00D57D1F">
        <w:rPr>
          <w:rFonts w:ascii="Courier New" w:eastAsia="Times New Roman" w:hAnsi="Courier New" w:cs="Courier New"/>
          <w:color w:val="000000"/>
          <w:sz w:val="30"/>
          <w:szCs w:val="30"/>
          <w:lang w:eastAsia="en-GB"/>
        </w:rPr>
        <w:t>/run/example/default/</w:t>
      </w:r>
    </w:p>
    <w:p w14:paraId="36D267F3"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But yours could be in another location, so fill in the {</w:t>
      </w:r>
      <w:proofErr w:type="spellStart"/>
      <w:r w:rsidRPr="00D57D1F">
        <w:rPr>
          <w:rFonts w:ascii="Open Sans" w:eastAsia="Times New Roman" w:hAnsi="Open Sans" w:cs="Open Sans"/>
          <w:color w:val="444444"/>
          <w:sz w:val="24"/>
          <w:szCs w:val="24"/>
          <w:lang w:eastAsia="en-GB"/>
        </w:rPr>
        <w:t>MUSE_download_location</w:t>
      </w:r>
      <w:proofErr w:type="spellEnd"/>
      <w:r w:rsidRPr="00D57D1F">
        <w:rPr>
          <w:rFonts w:ascii="Open Sans" w:eastAsia="Times New Roman" w:hAnsi="Open Sans" w:cs="Open Sans"/>
          <w:color w:val="444444"/>
          <w:sz w:val="24"/>
          <w:szCs w:val="24"/>
          <w:lang w:eastAsia="en-GB"/>
        </w:rPr>
        <w:t>} with your path (This could be </w:t>
      </w:r>
      <w:r w:rsidRPr="00D57D1F">
        <w:rPr>
          <w:rFonts w:ascii="Courier New" w:eastAsia="Times New Roman" w:hAnsi="Courier New" w:cs="Courier New"/>
          <w:color w:val="000000"/>
          <w:sz w:val="20"/>
          <w:szCs w:val="20"/>
          <w:lang w:eastAsia="en-GB"/>
        </w:rPr>
        <w:t>/Users/{</w:t>
      </w:r>
      <w:proofErr w:type="spellStart"/>
      <w:r w:rsidRPr="00D57D1F">
        <w:rPr>
          <w:rFonts w:ascii="Courier New" w:eastAsia="Times New Roman" w:hAnsi="Courier New" w:cs="Courier New"/>
          <w:color w:val="000000"/>
          <w:sz w:val="20"/>
          <w:szCs w:val="20"/>
          <w:lang w:eastAsia="en-GB"/>
        </w:rPr>
        <w:t>my_name</w:t>
      </w:r>
      <w:proofErr w:type="spellEnd"/>
      <w:r w:rsidRPr="00D57D1F">
        <w:rPr>
          <w:rFonts w:ascii="Courier New" w:eastAsia="Times New Roman" w:hAnsi="Courier New" w:cs="Courier New"/>
          <w:color w:val="000000"/>
          <w:sz w:val="20"/>
          <w:szCs w:val="20"/>
          <w:lang w:eastAsia="en-GB"/>
        </w:rPr>
        <w:t>}/Documents</w:t>
      </w:r>
      <w:r w:rsidRPr="00D57D1F">
        <w:rPr>
          <w:rFonts w:ascii="Open Sans" w:eastAsia="Times New Roman" w:hAnsi="Open Sans" w:cs="Open Sans"/>
          <w:color w:val="444444"/>
          <w:sz w:val="24"/>
          <w:szCs w:val="24"/>
          <w:lang w:eastAsia="en-GB"/>
        </w:rPr>
        <w:t> for instance):</w:t>
      </w:r>
    </w:p>
    <w:p w14:paraId="40EAB0D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cd {</w:t>
      </w:r>
      <w:proofErr w:type="spellStart"/>
      <w:r w:rsidRPr="00D57D1F">
        <w:rPr>
          <w:rFonts w:ascii="Courier New" w:eastAsia="Times New Roman" w:hAnsi="Courier New" w:cs="Courier New"/>
          <w:color w:val="000000"/>
          <w:sz w:val="30"/>
          <w:szCs w:val="30"/>
          <w:lang w:eastAsia="en-GB"/>
        </w:rPr>
        <w:t>MUSE_download_location</w:t>
      </w:r>
      <w:proofErr w:type="spellEnd"/>
      <w:r w:rsidRPr="00D57D1F">
        <w:rPr>
          <w:rFonts w:ascii="Courier New" w:eastAsia="Times New Roman" w:hAnsi="Courier New" w:cs="Courier New"/>
          <w:color w:val="000000"/>
          <w:sz w:val="30"/>
          <w:szCs w:val="30"/>
          <w:lang w:eastAsia="en-GB"/>
        </w:rPr>
        <w:t>}/</w:t>
      </w:r>
      <w:proofErr w:type="spellStart"/>
      <w:r w:rsidRPr="00D57D1F">
        <w:rPr>
          <w:rFonts w:ascii="Courier New" w:eastAsia="Times New Roman" w:hAnsi="Courier New" w:cs="Courier New"/>
          <w:color w:val="000000"/>
          <w:sz w:val="30"/>
          <w:szCs w:val="30"/>
          <w:lang w:eastAsia="en-GB"/>
        </w:rPr>
        <w:t>StarMuse</w:t>
      </w:r>
      <w:proofErr w:type="spellEnd"/>
      <w:r w:rsidRPr="00D57D1F">
        <w:rPr>
          <w:rFonts w:ascii="Courier New" w:eastAsia="Times New Roman" w:hAnsi="Courier New" w:cs="Courier New"/>
          <w:color w:val="000000"/>
          <w:sz w:val="30"/>
          <w:szCs w:val="30"/>
          <w:lang w:eastAsia="en-GB"/>
        </w:rPr>
        <w:t>/run/example/default/</w:t>
      </w:r>
    </w:p>
    <w:p w14:paraId="068F009A" w14:textId="18613DA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Once we have navigated to the directory containing the example settings </w:t>
      </w:r>
      <w:r w:rsidR="00421D66">
        <w:rPr>
          <w:rFonts w:ascii="Open Sans" w:eastAsia="Times New Roman" w:hAnsi="Open Sans" w:cs="Open Sans"/>
          <w:color w:val="444444"/>
          <w:sz w:val="24"/>
          <w:szCs w:val="24"/>
          <w:lang w:eastAsia="en-GB"/>
        </w:rPr>
        <w:t>(</w:t>
      </w:r>
      <w:proofErr w:type="spellStart"/>
      <w:proofErr w:type="gramStart"/>
      <w:r w:rsidRPr="00D57D1F">
        <w:rPr>
          <w:rFonts w:ascii="Open Sans" w:eastAsia="Times New Roman" w:hAnsi="Open Sans" w:cs="Open Sans"/>
          <w:color w:val="444444"/>
          <w:sz w:val="24"/>
          <w:szCs w:val="24"/>
          <w:lang w:eastAsia="en-GB"/>
        </w:rPr>
        <w:t>settings.toml</w:t>
      </w:r>
      <w:proofErr w:type="spellEnd"/>
      <w:proofErr w:type="gramEnd"/>
      <w:r w:rsidR="00421D66">
        <w:rPr>
          <w:rFonts w:ascii="Open Sans" w:eastAsia="Times New Roman" w:hAnsi="Open Sans" w:cs="Open Sans"/>
          <w:color w:val="444444"/>
          <w:sz w:val="24"/>
          <w:szCs w:val="24"/>
          <w:lang w:eastAsia="en-GB"/>
        </w:rPr>
        <w:t>)</w:t>
      </w:r>
      <w:r w:rsidRPr="00D57D1F">
        <w:rPr>
          <w:rFonts w:ascii="Open Sans" w:eastAsia="Times New Roman" w:hAnsi="Open Sans" w:cs="Open Sans"/>
          <w:color w:val="444444"/>
          <w:sz w:val="24"/>
          <w:szCs w:val="24"/>
          <w:lang w:eastAsia="en-GB"/>
        </w:rPr>
        <w:t xml:space="preserve"> we can run the simulation using the following command in the anaconda prompt or terminal:</w:t>
      </w:r>
    </w:p>
    <w:p w14:paraId="3716B4EA"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lastRenderedPageBreak/>
        <w:t xml:space="preserve">python -m muse </w:t>
      </w:r>
      <w:proofErr w:type="spellStart"/>
      <w:proofErr w:type="gramStart"/>
      <w:r w:rsidRPr="00D57D1F">
        <w:rPr>
          <w:rFonts w:ascii="Courier New" w:eastAsia="Times New Roman" w:hAnsi="Courier New" w:cs="Courier New"/>
          <w:color w:val="000000"/>
          <w:sz w:val="30"/>
          <w:szCs w:val="30"/>
          <w:lang w:eastAsia="en-GB"/>
        </w:rPr>
        <w:t>settings.toml</w:t>
      </w:r>
      <w:proofErr w:type="spellEnd"/>
      <w:proofErr w:type="gramEnd"/>
    </w:p>
    <w:p w14:paraId="7D274BD9"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If running correctly, your prompt should output text </w:t>
      </w:r>
      <w:proofErr w:type="gramStart"/>
      <w:r w:rsidRPr="00D57D1F">
        <w:rPr>
          <w:rFonts w:ascii="Open Sans" w:eastAsia="Times New Roman" w:hAnsi="Open Sans" w:cs="Open Sans"/>
          <w:color w:val="444444"/>
          <w:sz w:val="24"/>
          <w:szCs w:val="24"/>
          <w:lang w:eastAsia="en-GB"/>
        </w:rPr>
        <w:t>similar to</w:t>
      </w:r>
      <w:proofErr w:type="gramEnd"/>
      <w:r w:rsidRPr="00D57D1F">
        <w:rPr>
          <w:rFonts w:ascii="Open Sans" w:eastAsia="Times New Roman" w:hAnsi="Open Sans" w:cs="Open Sans"/>
          <w:color w:val="444444"/>
          <w:sz w:val="24"/>
          <w:szCs w:val="24"/>
          <w:lang w:eastAsia="en-GB"/>
        </w:rPr>
        <w:t xml:space="preserve"> the following:</w:t>
      </w:r>
    </w:p>
    <w:p w14:paraId="6795B1AD"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proofErr w:type="gramStart"/>
      <w:r w:rsidRPr="00D57D1F">
        <w:rPr>
          <w:rFonts w:ascii="Courier New" w:eastAsia="Times New Roman" w:hAnsi="Courier New" w:cs="Courier New"/>
          <w:color w:val="000000"/>
          <w:sz w:val="30"/>
          <w:szCs w:val="30"/>
          <w:lang w:eastAsia="en-GB"/>
        </w:rPr>
        <w:t>muse.sectors</w:t>
      </w:r>
      <w:proofErr w:type="gramEnd"/>
      <w:r w:rsidRPr="00D57D1F">
        <w:rPr>
          <w:rFonts w:ascii="Courier New" w:eastAsia="Times New Roman" w:hAnsi="Courier New" w:cs="Courier New"/>
          <w:color w:val="000000"/>
          <w:sz w:val="30"/>
          <w:szCs w:val="30"/>
          <w:lang w:eastAsia="en-GB"/>
        </w:rPr>
        <w:t>.register</w:t>
      </w:r>
      <w:proofErr w:type="spellEnd"/>
      <w:r w:rsidRPr="00D57D1F">
        <w:rPr>
          <w:rFonts w:ascii="Courier New" w:eastAsia="Times New Roman" w:hAnsi="Courier New" w:cs="Courier New"/>
          <w:color w:val="000000"/>
          <w:sz w:val="30"/>
          <w:szCs w:val="30"/>
          <w:lang w:eastAsia="en-GB"/>
        </w:rPr>
        <w:t xml:space="preserve"> - INFO</w:t>
      </w:r>
    </w:p>
    <w:p w14:paraId="74CE1EC6"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Sector legacy registered.</w:t>
      </w:r>
    </w:p>
    <w:p w14:paraId="227F8579"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11302A08"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proofErr w:type="gramStart"/>
      <w:r w:rsidRPr="00D57D1F">
        <w:rPr>
          <w:rFonts w:ascii="Courier New" w:eastAsia="Times New Roman" w:hAnsi="Courier New" w:cs="Courier New"/>
          <w:color w:val="000000"/>
          <w:sz w:val="30"/>
          <w:szCs w:val="30"/>
          <w:lang w:eastAsia="en-GB"/>
        </w:rPr>
        <w:t>muse.sectors</w:t>
      </w:r>
      <w:proofErr w:type="gramEnd"/>
      <w:r w:rsidRPr="00D57D1F">
        <w:rPr>
          <w:rFonts w:ascii="Courier New" w:eastAsia="Times New Roman" w:hAnsi="Courier New" w:cs="Courier New"/>
          <w:color w:val="000000"/>
          <w:sz w:val="30"/>
          <w:szCs w:val="30"/>
          <w:lang w:eastAsia="en-GB"/>
        </w:rPr>
        <w:t>.register</w:t>
      </w:r>
      <w:proofErr w:type="spellEnd"/>
      <w:r w:rsidRPr="00D57D1F">
        <w:rPr>
          <w:rFonts w:ascii="Courier New" w:eastAsia="Times New Roman" w:hAnsi="Courier New" w:cs="Courier New"/>
          <w:color w:val="000000"/>
          <w:sz w:val="30"/>
          <w:szCs w:val="30"/>
          <w:lang w:eastAsia="en-GB"/>
        </w:rPr>
        <w:t xml:space="preserve"> - INFO</w:t>
      </w:r>
    </w:p>
    <w:p w14:paraId="7FC93BC9"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Sector </w:t>
      </w:r>
      <w:proofErr w:type="spellStart"/>
      <w:r w:rsidRPr="00D57D1F">
        <w:rPr>
          <w:rFonts w:ascii="Courier New" w:eastAsia="Times New Roman" w:hAnsi="Courier New" w:cs="Courier New"/>
          <w:color w:val="000000"/>
          <w:sz w:val="30"/>
          <w:szCs w:val="30"/>
          <w:lang w:eastAsia="en-GB"/>
        </w:rPr>
        <w:t>preset</w:t>
      </w:r>
      <w:proofErr w:type="spellEnd"/>
      <w:r w:rsidRPr="00D57D1F">
        <w:rPr>
          <w:rFonts w:ascii="Courier New" w:eastAsia="Times New Roman" w:hAnsi="Courier New" w:cs="Courier New"/>
          <w:color w:val="000000"/>
          <w:sz w:val="30"/>
          <w:szCs w:val="30"/>
          <w:lang w:eastAsia="en-GB"/>
        </w:rPr>
        <w:t xml:space="preserve"> registered, with alias </w:t>
      </w:r>
      <w:proofErr w:type="spellStart"/>
      <w:r w:rsidRPr="00D57D1F">
        <w:rPr>
          <w:rFonts w:ascii="Courier New" w:eastAsia="Times New Roman" w:hAnsi="Courier New" w:cs="Courier New"/>
          <w:color w:val="000000"/>
          <w:sz w:val="30"/>
          <w:szCs w:val="30"/>
          <w:lang w:eastAsia="en-GB"/>
        </w:rPr>
        <w:t>presets</w:t>
      </w:r>
      <w:proofErr w:type="spellEnd"/>
      <w:r w:rsidRPr="00D57D1F">
        <w:rPr>
          <w:rFonts w:ascii="Courier New" w:eastAsia="Times New Roman" w:hAnsi="Courier New" w:cs="Courier New"/>
          <w:color w:val="000000"/>
          <w:sz w:val="30"/>
          <w:szCs w:val="30"/>
          <w:lang w:eastAsia="en-GB"/>
        </w:rPr>
        <w:t>.</w:t>
      </w:r>
    </w:p>
    <w:p w14:paraId="660787C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49F0BD93"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proofErr w:type="gramStart"/>
      <w:r w:rsidRPr="00D57D1F">
        <w:rPr>
          <w:rFonts w:ascii="Courier New" w:eastAsia="Times New Roman" w:hAnsi="Courier New" w:cs="Courier New"/>
          <w:color w:val="000000"/>
          <w:sz w:val="30"/>
          <w:szCs w:val="30"/>
          <w:lang w:eastAsia="en-GB"/>
        </w:rPr>
        <w:t>muse.sectors</w:t>
      </w:r>
      <w:proofErr w:type="gramEnd"/>
      <w:r w:rsidRPr="00D57D1F">
        <w:rPr>
          <w:rFonts w:ascii="Courier New" w:eastAsia="Times New Roman" w:hAnsi="Courier New" w:cs="Courier New"/>
          <w:color w:val="000000"/>
          <w:sz w:val="30"/>
          <w:szCs w:val="30"/>
          <w:lang w:eastAsia="en-GB"/>
        </w:rPr>
        <w:t>.register</w:t>
      </w:r>
      <w:proofErr w:type="spellEnd"/>
      <w:r w:rsidRPr="00D57D1F">
        <w:rPr>
          <w:rFonts w:ascii="Courier New" w:eastAsia="Times New Roman" w:hAnsi="Courier New" w:cs="Courier New"/>
          <w:color w:val="000000"/>
          <w:sz w:val="30"/>
          <w:szCs w:val="30"/>
          <w:lang w:eastAsia="en-GB"/>
        </w:rPr>
        <w:t xml:space="preserve"> - INFO</w:t>
      </w:r>
    </w:p>
    <w:p w14:paraId="33A599E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Sector default registered.</w:t>
      </w:r>
    </w:p>
    <w:p w14:paraId="730E032A"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7B9C50B3"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proofErr w:type="gramStart"/>
      <w:r w:rsidRPr="00D57D1F">
        <w:rPr>
          <w:rFonts w:ascii="Courier New" w:eastAsia="Times New Roman" w:hAnsi="Courier New" w:cs="Courier New"/>
          <w:color w:val="000000"/>
          <w:sz w:val="30"/>
          <w:szCs w:val="30"/>
          <w:lang w:eastAsia="en-GB"/>
        </w:rPr>
        <w:t>muse.readers</w:t>
      </w:r>
      <w:proofErr w:type="gramEnd"/>
      <w:r w:rsidRPr="00D57D1F">
        <w:rPr>
          <w:rFonts w:ascii="Courier New" w:eastAsia="Times New Roman" w:hAnsi="Courier New" w:cs="Courier New"/>
          <w:color w:val="000000"/>
          <w:sz w:val="30"/>
          <w:szCs w:val="30"/>
          <w:lang w:eastAsia="en-GB"/>
        </w:rPr>
        <w:t>.toml</w:t>
      </w:r>
      <w:proofErr w:type="spellEnd"/>
      <w:r w:rsidRPr="00D57D1F">
        <w:rPr>
          <w:rFonts w:ascii="Courier New" w:eastAsia="Times New Roman" w:hAnsi="Courier New" w:cs="Courier New"/>
          <w:color w:val="000000"/>
          <w:sz w:val="30"/>
          <w:szCs w:val="30"/>
          <w:lang w:eastAsia="en-GB"/>
        </w:rPr>
        <w:t xml:space="preserve"> - INFO</w:t>
      </w:r>
    </w:p>
    <w:p w14:paraId="36D0D957"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Reading MUSE settings</w:t>
      </w:r>
    </w:p>
    <w:p w14:paraId="052EB141"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6B52CB80"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D57D1F">
        <w:rPr>
          <w:rFonts w:ascii="Courier New" w:eastAsia="Times New Roman" w:hAnsi="Courier New" w:cs="Courier New"/>
          <w:color w:val="000000"/>
          <w:sz w:val="30"/>
          <w:szCs w:val="30"/>
          <w:lang w:eastAsia="en-GB"/>
        </w:rPr>
        <w:t xml:space="preserve">-- 2020-11-03 15:58:29 - </w:t>
      </w:r>
      <w:proofErr w:type="spellStart"/>
      <w:proofErr w:type="gramStart"/>
      <w:r w:rsidRPr="00D57D1F">
        <w:rPr>
          <w:rFonts w:ascii="Courier New" w:eastAsia="Times New Roman" w:hAnsi="Courier New" w:cs="Courier New"/>
          <w:color w:val="000000"/>
          <w:sz w:val="30"/>
          <w:szCs w:val="30"/>
          <w:lang w:eastAsia="en-GB"/>
        </w:rPr>
        <w:t>muse.readers</w:t>
      </w:r>
      <w:proofErr w:type="gramEnd"/>
      <w:r w:rsidRPr="00D57D1F">
        <w:rPr>
          <w:rFonts w:ascii="Courier New" w:eastAsia="Times New Roman" w:hAnsi="Courier New" w:cs="Courier New"/>
          <w:color w:val="000000"/>
          <w:sz w:val="30"/>
          <w:szCs w:val="30"/>
          <w:lang w:eastAsia="en-GB"/>
        </w:rPr>
        <w:t>.toml</w:t>
      </w:r>
      <w:proofErr w:type="spellEnd"/>
      <w:r w:rsidRPr="00D57D1F">
        <w:rPr>
          <w:rFonts w:ascii="Courier New" w:eastAsia="Times New Roman" w:hAnsi="Courier New" w:cs="Courier New"/>
          <w:color w:val="000000"/>
          <w:sz w:val="30"/>
          <w:szCs w:val="30"/>
          <w:lang w:eastAsia="en-GB"/>
        </w:rPr>
        <w:t xml:space="preserve"> - INFO</w:t>
      </w:r>
    </w:p>
    <w:p w14:paraId="6255D2E0"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 xml:space="preserve"> Default input values used: </w:t>
      </w:r>
      <w:proofErr w:type="spellStart"/>
      <w:r w:rsidRPr="00D57D1F">
        <w:rPr>
          <w:rFonts w:ascii="Courier New" w:eastAsia="Times New Roman" w:hAnsi="Courier New" w:cs="Courier New"/>
          <w:color w:val="000000"/>
          <w:sz w:val="30"/>
          <w:szCs w:val="30"/>
          <w:lang w:eastAsia="en-GB"/>
        </w:rPr>
        <w:t>carbon_budget_</w:t>
      </w:r>
      <w:proofErr w:type="gramStart"/>
      <w:r w:rsidRPr="00D57D1F">
        <w:rPr>
          <w:rFonts w:ascii="Courier New" w:eastAsia="Times New Roman" w:hAnsi="Courier New" w:cs="Courier New"/>
          <w:color w:val="000000"/>
          <w:sz w:val="30"/>
          <w:szCs w:val="30"/>
          <w:lang w:eastAsia="en-GB"/>
        </w:rPr>
        <w:t>control.commodities</w:t>
      </w:r>
      <w:proofErr w:type="spellEnd"/>
      <w:proofErr w:type="gram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carbon_budget_control.method</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carbon_budget_control.debug</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carbon_budget_control.control_undershoot</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carbon_budget_control.control_overshoot</w:t>
      </w:r>
      <w:proofErr w:type="spellEnd"/>
      <w:r w:rsidRPr="00D57D1F">
        <w:rPr>
          <w:rFonts w:ascii="Courier New" w:eastAsia="Times New Roman" w:hAnsi="Courier New" w:cs="Courier New"/>
          <w:color w:val="000000"/>
          <w:sz w:val="30"/>
          <w:szCs w:val="30"/>
          <w:lang w:eastAsia="en-GB"/>
        </w:rPr>
        <w:t xml:space="preserve">, </w:t>
      </w:r>
      <w:proofErr w:type="spellStart"/>
      <w:r w:rsidRPr="00D57D1F">
        <w:rPr>
          <w:rFonts w:ascii="Courier New" w:eastAsia="Times New Roman" w:hAnsi="Courier New" w:cs="Courier New"/>
          <w:color w:val="000000"/>
          <w:sz w:val="30"/>
          <w:szCs w:val="30"/>
          <w:lang w:eastAsia="en-GB"/>
        </w:rPr>
        <w:t>carbon_budget_control.method_options</w:t>
      </w:r>
      <w:proofErr w:type="spellEnd"/>
    </w:p>
    <w:p w14:paraId="1187D270"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Results</w:t>
      </w:r>
    </w:p>
    <w:p w14:paraId="22A0DE38"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If the default MUSE example has run successfully, you should now have a folder called </w:t>
      </w:r>
      <w:r w:rsidRPr="00D57D1F">
        <w:rPr>
          <w:rFonts w:ascii="Courier New" w:eastAsia="Times New Roman" w:hAnsi="Courier New" w:cs="Courier New"/>
          <w:color w:val="000000"/>
          <w:sz w:val="20"/>
          <w:szCs w:val="20"/>
          <w:lang w:eastAsia="en-GB"/>
        </w:rPr>
        <w:t>Results</w:t>
      </w:r>
      <w:r w:rsidRPr="00D57D1F">
        <w:rPr>
          <w:rFonts w:ascii="Open Sans" w:eastAsia="Times New Roman" w:hAnsi="Open Sans" w:cs="Open Sans"/>
          <w:color w:val="444444"/>
          <w:sz w:val="24"/>
          <w:szCs w:val="24"/>
          <w:lang w:eastAsia="en-GB"/>
        </w:rPr>
        <w:t> in the same directory as </w:t>
      </w:r>
      <w:proofErr w:type="spellStart"/>
      <w:proofErr w:type="gramStart"/>
      <w:r w:rsidRPr="00D57D1F">
        <w:rPr>
          <w:rFonts w:ascii="Courier New" w:eastAsia="Times New Roman" w:hAnsi="Courier New" w:cs="Courier New"/>
          <w:color w:val="000000"/>
          <w:sz w:val="20"/>
          <w:szCs w:val="20"/>
          <w:lang w:eastAsia="en-GB"/>
        </w:rPr>
        <w:t>settings.toml</w:t>
      </w:r>
      <w:proofErr w:type="spellEnd"/>
      <w:proofErr w:type="gramEnd"/>
      <w:r w:rsidRPr="00D57D1F">
        <w:rPr>
          <w:rFonts w:ascii="Open Sans" w:eastAsia="Times New Roman" w:hAnsi="Open Sans" w:cs="Open Sans"/>
          <w:color w:val="444444"/>
          <w:sz w:val="24"/>
          <w:szCs w:val="24"/>
          <w:lang w:eastAsia="en-GB"/>
        </w:rPr>
        <w:t>.</w:t>
      </w:r>
    </w:p>
    <w:p w14:paraId="1079C16B" w14:textId="268632B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This directory should contain results for each sector</w:t>
      </w:r>
      <w:r w:rsidR="00561C0D">
        <w:rPr>
          <w:rFonts w:ascii="Open Sans" w:eastAsia="Times New Roman" w:hAnsi="Open Sans" w:cs="Open Sans"/>
          <w:color w:val="444444"/>
          <w:sz w:val="24"/>
          <w:szCs w:val="24"/>
          <w:lang w:eastAsia="en-GB"/>
        </w:rPr>
        <w:t xml:space="preserve"> contained within this example</w:t>
      </w:r>
      <w:r w:rsidRPr="00D57D1F">
        <w:rPr>
          <w:rFonts w:ascii="Open Sans" w:eastAsia="Times New Roman" w:hAnsi="Open Sans" w:cs="Open Sans"/>
          <w:color w:val="444444"/>
          <w:sz w:val="24"/>
          <w:szCs w:val="24"/>
          <w:lang w:eastAsia="en-GB"/>
        </w:rPr>
        <w:t xml:space="preserve"> (Gas,</w:t>
      </w:r>
      <w:ins w:id="0" w:author="Simon Patterson" w:date="2022-03-08T23:07:00Z">
        <w:r w:rsidR="00561C0D">
          <w:rPr>
            <w:rFonts w:ascii="Open Sans" w:eastAsia="Times New Roman" w:hAnsi="Open Sans" w:cs="Open Sans"/>
            <w:color w:val="444444"/>
            <w:sz w:val="24"/>
            <w:szCs w:val="24"/>
            <w:lang w:eastAsia="en-GB"/>
          </w:rPr>
          <w:t xml:space="preserve"> </w:t>
        </w:r>
      </w:ins>
      <w:r w:rsidRPr="00D57D1F">
        <w:rPr>
          <w:rFonts w:ascii="Open Sans" w:eastAsia="Times New Roman" w:hAnsi="Open Sans" w:cs="Open Sans"/>
          <w:color w:val="444444"/>
          <w:sz w:val="24"/>
          <w:szCs w:val="24"/>
          <w:lang w:eastAsia="en-GB"/>
        </w:rPr>
        <w:t>Power and Residential) as well as results for the entire simulation in the form of</w:t>
      </w:r>
      <w:r w:rsidR="008F78CC">
        <w:rPr>
          <w:rFonts w:ascii="Open Sans" w:eastAsia="Times New Roman" w:hAnsi="Open Sans" w:cs="Open Sans"/>
          <w:color w:val="444444"/>
          <w:sz w:val="24"/>
          <w:szCs w:val="24"/>
          <w:lang w:eastAsia="en-GB"/>
        </w:rPr>
        <w:t xml:space="preserve"> the files</w:t>
      </w:r>
      <w:r w:rsidRPr="00D57D1F">
        <w:rPr>
          <w:rFonts w:ascii="Open Sans" w:eastAsia="Times New Roman" w:hAnsi="Open Sans" w:cs="Open Sans"/>
          <w:color w:val="444444"/>
          <w:sz w:val="24"/>
          <w:szCs w:val="24"/>
          <w:lang w:eastAsia="en-GB"/>
        </w:rPr>
        <w:t> </w:t>
      </w:r>
      <w:r w:rsidRPr="00D57D1F">
        <w:rPr>
          <w:rFonts w:ascii="Courier New" w:eastAsia="Times New Roman" w:hAnsi="Courier New" w:cs="Courier New"/>
          <w:color w:val="000000"/>
          <w:sz w:val="20"/>
          <w:szCs w:val="20"/>
          <w:lang w:eastAsia="en-GB"/>
        </w:rPr>
        <w:t>MCACapacity.csv</w:t>
      </w:r>
      <w:r w:rsidRPr="00D57D1F">
        <w:rPr>
          <w:rFonts w:ascii="Open Sans" w:eastAsia="Times New Roman" w:hAnsi="Open Sans" w:cs="Open Sans"/>
          <w:color w:val="444444"/>
          <w:sz w:val="24"/>
          <w:szCs w:val="24"/>
          <w:lang w:eastAsia="en-GB"/>
        </w:rPr>
        <w:t> and </w:t>
      </w:r>
      <w:r w:rsidRPr="00D57D1F">
        <w:rPr>
          <w:rFonts w:ascii="Courier New" w:eastAsia="Times New Roman" w:hAnsi="Courier New" w:cs="Courier New"/>
          <w:color w:val="000000"/>
          <w:sz w:val="20"/>
          <w:szCs w:val="20"/>
          <w:lang w:eastAsia="en-GB"/>
        </w:rPr>
        <w:t>MCAPrices.csv</w:t>
      </w:r>
      <w:r w:rsidRPr="00D57D1F">
        <w:rPr>
          <w:rFonts w:ascii="Open Sans" w:eastAsia="Times New Roman" w:hAnsi="Open Sans" w:cs="Open Sans"/>
          <w:color w:val="444444"/>
          <w:sz w:val="24"/>
          <w:szCs w:val="24"/>
          <w:lang w:eastAsia="en-GB"/>
        </w:rPr>
        <w:t>.</w:t>
      </w:r>
    </w:p>
    <w:p w14:paraId="29FDECC1"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Courier New" w:eastAsia="Times New Roman" w:hAnsi="Courier New" w:cs="Courier New"/>
          <w:color w:val="000000"/>
          <w:sz w:val="20"/>
          <w:szCs w:val="20"/>
          <w:lang w:eastAsia="en-GB"/>
        </w:rPr>
        <w:lastRenderedPageBreak/>
        <w:t>MCACapacity.csv</w:t>
      </w:r>
      <w:r w:rsidRPr="00D57D1F">
        <w:rPr>
          <w:rFonts w:ascii="Open Sans" w:eastAsia="Times New Roman" w:hAnsi="Open Sans" w:cs="Open Sans"/>
          <w:color w:val="444444"/>
          <w:sz w:val="24"/>
          <w:szCs w:val="24"/>
          <w:lang w:eastAsia="en-GB"/>
        </w:rPr>
        <w:t> contains information about the capacity each agent has per technology per benchmark year. Each benchmark year is the modelled year in the </w:t>
      </w:r>
      <w:proofErr w:type="spellStart"/>
      <w:r w:rsidRPr="00D57D1F">
        <w:rPr>
          <w:rFonts w:ascii="Courier New" w:eastAsia="Times New Roman" w:hAnsi="Courier New" w:cs="Courier New"/>
          <w:color w:val="000000"/>
          <w:sz w:val="20"/>
          <w:szCs w:val="20"/>
          <w:lang w:eastAsia="en-GB"/>
        </w:rPr>
        <w:t>settings.toml</w:t>
      </w:r>
      <w:proofErr w:type="spellEnd"/>
      <w:r w:rsidRPr="00D57D1F">
        <w:rPr>
          <w:rFonts w:ascii="Open Sans" w:eastAsia="Times New Roman" w:hAnsi="Open Sans" w:cs="Open Sans"/>
          <w:color w:val="444444"/>
          <w:sz w:val="24"/>
          <w:szCs w:val="24"/>
          <w:lang w:eastAsia="en-GB"/>
        </w:rPr>
        <w:t> file. In our example, this is 2020, 2025, …, 2050.</w:t>
      </w:r>
    </w:p>
    <w:p w14:paraId="0D707B83" w14:textId="73CBF334"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Courier New" w:eastAsia="Times New Roman" w:hAnsi="Courier New" w:cs="Courier New"/>
          <w:color w:val="000000"/>
          <w:sz w:val="20"/>
          <w:szCs w:val="20"/>
          <w:lang w:eastAsia="en-GB"/>
        </w:rPr>
        <w:t>MCAPrices.csv</w:t>
      </w:r>
      <w:r w:rsidRPr="00D57D1F">
        <w:rPr>
          <w:rFonts w:ascii="Open Sans" w:eastAsia="Times New Roman" w:hAnsi="Open Sans" w:cs="Open Sans"/>
          <w:color w:val="444444"/>
          <w:sz w:val="24"/>
          <w:szCs w:val="24"/>
          <w:lang w:eastAsia="en-GB"/>
        </w:rPr>
        <w:t xml:space="preserve"> has the converged price of each commodity per benchmark year and timeslice. </w:t>
      </w:r>
      <w:r w:rsidR="00797523">
        <w:rPr>
          <w:rFonts w:ascii="Open Sans" w:eastAsia="Times New Roman" w:hAnsi="Open Sans" w:cs="Open Sans"/>
          <w:color w:val="444444"/>
          <w:sz w:val="24"/>
          <w:szCs w:val="24"/>
          <w:lang w:eastAsia="en-GB"/>
        </w:rPr>
        <w:t>For example</w:t>
      </w:r>
      <w:r w:rsidR="00C125B7">
        <w:rPr>
          <w:rFonts w:ascii="Open Sans" w:eastAsia="Times New Roman" w:hAnsi="Open Sans" w:cs="Open Sans"/>
          <w:color w:val="444444"/>
          <w:sz w:val="24"/>
          <w:szCs w:val="24"/>
          <w:lang w:eastAsia="en-GB"/>
        </w:rPr>
        <w:t>,</w:t>
      </w:r>
      <w:r w:rsidR="00797523">
        <w:rPr>
          <w:rFonts w:ascii="Open Sans" w:eastAsia="Times New Roman" w:hAnsi="Open Sans" w:cs="Open Sans"/>
          <w:color w:val="444444"/>
          <w:sz w:val="24"/>
          <w:szCs w:val="24"/>
          <w:lang w:eastAsia="en-GB"/>
        </w:rPr>
        <w:t xml:space="preserve"> it has</w:t>
      </w:r>
      <w:r w:rsidRPr="00D57D1F">
        <w:rPr>
          <w:rFonts w:ascii="Open Sans" w:eastAsia="Times New Roman" w:hAnsi="Open Sans" w:cs="Open Sans"/>
          <w:color w:val="444444"/>
          <w:sz w:val="24"/>
          <w:szCs w:val="24"/>
          <w:lang w:eastAsia="en-GB"/>
        </w:rPr>
        <w:t xml:space="preserve"> the cost of electricity at night for electricity in 2020</w:t>
      </w:r>
      <w:r w:rsidR="00C125B7">
        <w:rPr>
          <w:rFonts w:ascii="Open Sans" w:eastAsia="Times New Roman" w:hAnsi="Open Sans" w:cs="Open Sans"/>
          <w:color w:val="444444"/>
          <w:sz w:val="24"/>
          <w:szCs w:val="24"/>
          <w:lang w:eastAsia="en-GB"/>
        </w:rPr>
        <w:t>, and other similar results</w:t>
      </w:r>
      <w:r w:rsidRPr="00D57D1F">
        <w:rPr>
          <w:rFonts w:ascii="Open Sans" w:eastAsia="Times New Roman" w:hAnsi="Open Sans" w:cs="Open Sans"/>
          <w:color w:val="444444"/>
          <w:sz w:val="24"/>
          <w:szCs w:val="24"/>
          <w:lang w:eastAsia="en-GB"/>
        </w:rPr>
        <w:t>.</w:t>
      </w:r>
    </w:p>
    <w:p w14:paraId="2F3F0A70" w14:textId="0B7C3182"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Within each of the sector result folders, there is an output for Capacity for each commodity in each year. </w:t>
      </w:r>
      <w:ins w:id="1" w:author="Simon Patterson" w:date="2022-03-08T23:20:00Z">
        <w:r w:rsidR="00C125B7">
          <w:rPr>
            <w:rFonts w:ascii="Open Sans" w:eastAsia="Times New Roman" w:hAnsi="Open Sans" w:cs="Open Sans"/>
            <w:color w:val="444444"/>
            <w:sz w:val="24"/>
            <w:szCs w:val="24"/>
            <w:lang w:eastAsia="en-GB"/>
          </w:rPr>
          <w:t>Future years</w:t>
        </w:r>
      </w:ins>
      <w:r w:rsidRPr="00D57D1F">
        <w:rPr>
          <w:rFonts w:ascii="Open Sans" w:eastAsia="Times New Roman" w:hAnsi="Open Sans" w:cs="Open Sans"/>
          <w:color w:val="444444"/>
          <w:sz w:val="24"/>
          <w:szCs w:val="24"/>
          <w:lang w:eastAsia="en-GB"/>
        </w:rPr>
        <w:t>, which the simulation has not run to, refers to the capacity as it retires. Within the Residential folder there is also a folder for Supply within each year. This refers to how much end-use commodity was output.</w:t>
      </w:r>
    </w:p>
    <w:p w14:paraId="208026DB"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Visualisation</w:t>
      </w:r>
    </w:p>
    <w:p w14:paraId="6F5F73ED"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There are </w:t>
      </w:r>
      <w:proofErr w:type="gramStart"/>
      <w:r w:rsidRPr="00D57D1F">
        <w:rPr>
          <w:rFonts w:ascii="Open Sans" w:eastAsia="Times New Roman" w:hAnsi="Open Sans" w:cs="Open Sans"/>
          <w:color w:val="444444"/>
          <w:sz w:val="24"/>
          <w:szCs w:val="24"/>
          <w:lang w:eastAsia="en-GB"/>
        </w:rPr>
        <w:t>many different ways</w:t>
      </w:r>
      <w:proofErr w:type="gramEnd"/>
      <w:r w:rsidRPr="00D57D1F">
        <w:rPr>
          <w:rFonts w:ascii="Open Sans" w:eastAsia="Times New Roman" w:hAnsi="Open Sans" w:cs="Open Sans"/>
          <w:color w:val="444444"/>
          <w:sz w:val="24"/>
          <w:szCs w:val="24"/>
          <w:lang w:eastAsia="en-GB"/>
        </w:rPr>
        <w:t xml:space="preserve"> to visualise the results of MUSE. For example, you could use a programming language such as python or R. In this course, however, we will use Excel for simplicity.</w:t>
      </w:r>
    </w:p>
    <w:p w14:paraId="3BEF392B" w14:textId="0EBE2D65"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There are also many different variables and combinations of data that we can plot. In this course we will primarily explore the capacity installed over the time horizon (2020</w:t>
      </w:r>
      <w:ins w:id="2" w:author="Simon Patterson" w:date="2022-03-08T23:24:00Z">
        <w:r w:rsidR="00C50BDE">
          <w:rPr>
            <w:rFonts w:ascii="Open Sans" w:eastAsia="Times New Roman" w:hAnsi="Open Sans" w:cs="Open Sans"/>
            <w:color w:val="444444"/>
            <w:sz w:val="24"/>
            <w:szCs w:val="24"/>
            <w:lang w:eastAsia="en-GB"/>
          </w:rPr>
          <w:t>--</w:t>
        </w:r>
      </w:ins>
      <w:del w:id="3" w:author="Simon Patterson" w:date="2022-03-08T23:24:00Z">
        <w:r w:rsidRPr="00D57D1F" w:rsidDel="00C50BDE">
          <w:rPr>
            <w:rFonts w:ascii="Open Sans" w:eastAsia="Times New Roman" w:hAnsi="Open Sans" w:cs="Open Sans"/>
            <w:color w:val="444444"/>
            <w:sz w:val="24"/>
            <w:szCs w:val="24"/>
            <w:lang w:eastAsia="en-GB"/>
          </w:rPr>
          <w:delText>-</w:delText>
        </w:r>
      </w:del>
      <w:r w:rsidRPr="00D57D1F">
        <w:rPr>
          <w:rFonts w:ascii="Open Sans" w:eastAsia="Times New Roman" w:hAnsi="Open Sans" w:cs="Open Sans"/>
          <w:color w:val="444444"/>
          <w:sz w:val="24"/>
          <w:szCs w:val="24"/>
          <w:lang w:eastAsia="en-GB"/>
        </w:rPr>
        <w:t>2050). Through this, we can see which of the technologies are invested in and understand the competition between technologies.</w:t>
      </w:r>
    </w:p>
    <w:p w14:paraId="6370FA04"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To start the visualisation process of the default example, navigate to the folder where you run the </w:t>
      </w:r>
      <w:r w:rsidRPr="00D57D1F">
        <w:rPr>
          <w:rFonts w:ascii="Courier New" w:eastAsia="Times New Roman" w:hAnsi="Courier New" w:cs="Courier New"/>
          <w:color w:val="000000"/>
          <w:sz w:val="20"/>
          <w:szCs w:val="20"/>
          <w:lang w:eastAsia="en-GB"/>
        </w:rPr>
        <w:t>default</w:t>
      </w:r>
      <w:r w:rsidRPr="00D57D1F">
        <w:rPr>
          <w:rFonts w:ascii="Open Sans" w:eastAsia="Times New Roman" w:hAnsi="Open Sans" w:cs="Open Sans"/>
          <w:color w:val="444444"/>
          <w:sz w:val="24"/>
          <w:szCs w:val="24"/>
          <w:lang w:eastAsia="en-GB"/>
        </w:rPr>
        <w:t> example. For instance:</w:t>
      </w:r>
    </w:p>
    <w:p w14:paraId="00344BAA" w14:textId="77777777" w:rsidR="00D57D1F" w:rsidRPr="00D57D1F" w:rsidRDefault="00D57D1F" w:rsidP="00D57D1F">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D57D1F">
        <w:rPr>
          <w:rFonts w:ascii="Courier New" w:eastAsia="Times New Roman" w:hAnsi="Courier New" w:cs="Courier New"/>
          <w:color w:val="000000"/>
          <w:sz w:val="30"/>
          <w:szCs w:val="30"/>
          <w:lang w:eastAsia="en-GB"/>
        </w:rPr>
        <w:t>cd {</w:t>
      </w:r>
      <w:proofErr w:type="spellStart"/>
      <w:r w:rsidRPr="00D57D1F">
        <w:rPr>
          <w:rFonts w:ascii="Courier New" w:eastAsia="Times New Roman" w:hAnsi="Courier New" w:cs="Courier New"/>
          <w:color w:val="000000"/>
          <w:sz w:val="30"/>
          <w:szCs w:val="30"/>
          <w:lang w:eastAsia="en-GB"/>
        </w:rPr>
        <w:t>MUSE_download_location</w:t>
      </w:r>
      <w:proofErr w:type="spellEnd"/>
      <w:r w:rsidRPr="00D57D1F">
        <w:rPr>
          <w:rFonts w:ascii="Courier New" w:eastAsia="Times New Roman" w:hAnsi="Courier New" w:cs="Courier New"/>
          <w:color w:val="000000"/>
          <w:sz w:val="30"/>
          <w:szCs w:val="30"/>
          <w:lang w:eastAsia="en-GB"/>
        </w:rPr>
        <w:t>}/</w:t>
      </w:r>
      <w:proofErr w:type="spellStart"/>
      <w:r w:rsidRPr="00D57D1F">
        <w:rPr>
          <w:rFonts w:ascii="Courier New" w:eastAsia="Times New Roman" w:hAnsi="Courier New" w:cs="Courier New"/>
          <w:color w:val="000000"/>
          <w:sz w:val="30"/>
          <w:szCs w:val="30"/>
          <w:lang w:eastAsia="en-GB"/>
        </w:rPr>
        <w:t>StarMuse</w:t>
      </w:r>
      <w:proofErr w:type="spellEnd"/>
      <w:r w:rsidRPr="00D57D1F">
        <w:rPr>
          <w:rFonts w:ascii="Courier New" w:eastAsia="Times New Roman" w:hAnsi="Courier New" w:cs="Courier New"/>
          <w:color w:val="000000"/>
          <w:sz w:val="30"/>
          <w:szCs w:val="30"/>
          <w:lang w:eastAsia="en-GB"/>
        </w:rPr>
        <w:t>/run/example/default/</w:t>
      </w:r>
    </w:p>
    <w:p w14:paraId="714774EC"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Go into the folder called </w:t>
      </w:r>
      <w:r w:rsidRPr="00D57D1F">
        <w:rPr>
          <w:rFonts w:ascii="Courier New" w:eastAsia="Times New Roman" w:hAnsi="Courier New" w:cs="Courier New"/>
          <w:color w:val="000000"/>
          <w:sz w:val="20"/>
          <w:szCs w:val="20"/>
          <w:lang w:eastAsia="en-GB"/>
        </w:rPr>
        <w:t>/Results/</w:t>
      </w:r>
      <w:r w:rsidRPr="00D57D1F">
        <w:rPr>
          <w:rFonts w:ascii="Open Sans" w:eastAsia="Times New Roman" w:hAnsi="Open Sans" w:cs="Open Sans"/>
          <w:color w:val="444444"/>
          <w:sz w:val="24"/>
          <w:szCs w:val="24"/>
          <w:lang w:eastAsia="en-GB"/>
        </w:rPr>
        <w:t> and right click on the file called </w:t>
      </w:r>
      <w:r w:rsidRPr="00D57D1F">
        <w:rPr>
          <w:rFonts w:ascii="Courier New" w:eastAsia="Times New Roman" w:hAnsi="Courier New" w:cs="Courier New"/>
          <w:color w:val="000000"/>
          <w:sz w:val="20"/>
          <w:szCs w:val="20"/>
          <w:lang w:eastAsia="en-GB"/>
        </w:rPr>
        <w:t>MCACapacity.csv</w:t>
      </w:r>
      <w:r w:rsidRPr="00D57D1F">
        <w:rPr>
          <w:rFonts w:ascii="Open Sans" w:eastAsia="Times New Roman" w:hAnsi="Open Sans" w:cs="Open Sans"/>
          <w:color w:val="444444"/>
          <w:sz w:val="24"/>
          <w:szCs w:val="24"/>
          <w:lang w:eastAsia="en-GB"/>
        </w:rPr>
        <w:t> and open it with Microsoft Excel. Once you’ve opened the file with Excel, we can begin the data visualisation process.</w:t>
      </w:r>
    </w:p>
    <w:p w14:paraId="5D5D7C78"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First, select the PivotChart button under the insert menu. You should then see a box </w:t>
      </w:r>
      <w:proofErr w:type="gramStart"/>
      <w:r w:rsidRPr="00D57D1F">
        <w:rPr>
          <w:rFonts w:ascii="Open Sans" w:eastAsia="Times New Roman" w:hAnsi="Open Sans" w:cs="Open Sans"/>
          <w:color w:val="444444"/>
          <w:sz w:val="24"/>
          <w:szCs w:val="24"/>
          <w:lang w:eastAsia="en-GB"/>
        </w:rPr>
        <w:t>open up</w:t>
      </w:r>
      <w:proofErr w:type="gramEnd"/>
      <w:r w:rsidRPr="00D57D1F">
        <w:rPr>
          <w:rFonts w:ascii="Open Sans" w:eastAsia="Times New Roman" w:hAnsi="Open Sans" w:cs="Open Sans"/>
          <w:color w:val="444444"/>
          <w:sz w:val="24"/>
          <w:szCs w:val="24"/>
          <w:lang w:eastAsia="en-GB"/>
        </w:rPr>
        <w:t xml:space="preserve"> such as that shown in Figure 1.3, below:</w:t>
      </w:r>
    </w:p>
    <w:p w14:paraId="667CDDAF" w14:textId="6E2D1EF5"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3F204FB6" wp14:editId="6103E9CC">
            <wp:extent cx="4688205" cy="34734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8205" cy="3473450"/>
                    </a:xfrm>
                    <a:prstGeom prst="rect">
                      <a:avLst/>
                    </a:prstGeom>
                    <a:noFill/>
                    <a:ln>
                      <a:noFill/>
                    </a:ln>
                  </pic:spPr>
                </pic:pic>
              </a:graphicData>
            </a:graphic>
          </wp:inline>
        </w:drawing>
      </w:r>
    </w:p>
    <w:p w14:paraId="5F517776" w14:textId="313D0D32"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1.3:</w:t>
      </w:r>
      <w:r w:rsidRPr="00D57D1F">
        <w:rPr>
          <w:rFonts w:ascii="Open Sans" w:eastAsia="Times New Roman" w:hAnsi="Open Sans" w:cs="Open Sans"/>
          <w:color w:val="444444"/>
          <w:sz w:val="24"/>
          <w:szCs w:val="24"/>
          <w:lang w:eastAsia="en-GB"/>
        </w:rPr>
        <w:t xml:space="preserve"> Insert </w:t>
      </w:r>
      <w:r w:rsidR="00561473">
        <w:rPr>
          <w:rFonts w:ascii="Open Sans" w:eastAsia="Times New Roman" w:hAnsi="Open Sans" w:cs="Open Sans"/>
          <w:color w:val="444444"/>
          <w:sz w:val="24"/>
          <w:szCs w:val="24"/>
          <w:lang w:eastAsia="en-GB"/>
        </w:rPr>
        <w:t xml:space="preserve">-&gt; </w:t>
      </w:r>
      <w:r w:rsidRPr="00D57D1F">
        <w:rPr>
          <w:rFonts w:ascii="Open Sans" w:eastAsia="Times New Roman" w:hAnsi="Open Sans" w:cs="Open Sans"/>
          <w:color w:val="444444"/>
          <w:sz w:val="24"/>
          <w:szCs w:val="24"/>
          <w:lang w:eastAsia="en-GB"/>
        </w:rPr>
        <w:t>Create PivotChart</w:t>
      </w:r>
    </w:p>
    <w:p w14:paraId="5360D17E" w14:textId="575B8A1A"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Ensure that the “Select a table or range” highlights </w:t>
      </w:r>
      <w:proofErr w:type="gramStart"/>
      <w:r w:rsidRPr="00D57D1F">
        <w:rPr>
          <w:rFonts w:ascii="Open Sans" w:eastAsia="Times New Roman" w:hAnsi="Open Sans" w:cs="Open Sans"/>
          <w:color w:val="444444"/>
          <w:sz w:val="24"/>
          <w:szCs w:val="24"/>
          <w:lang w:eastAsia="en-GB"/>
        </w:rPr>
        <w:t>all of</w:t>
      </w:r>
      <w:proofErr w:type="gramEnd"/>
      <w:r w:rsidRPr="00D57D1F">
        <w:rPr>
          <w:rFonts w:ascii="Open Sans" w:eastAsia="Times New Roman" w:hAnsi="Open Sans" w:cs="Open Sans"/>
          <w:color w:val="444444"/>
          <w:sz w:val="24"/>
          <w:szCs w:val="24"/>
          <w:lang w:eastAsia="en-GB"/>
        </w:rPr>
        <w:t xml:space="preserve"> the data, and the “Choose where you want the PivotChart to be placed” is selected to “Existing worksheet” like in the figure above. Then within the “Table/Range” box, click the cell where you wou</w:t>
      </w:r>
      <w:r w:rsidR="00622B79">
        <w:rPr>
          <w:rFonts w:ascii="Open Sans" w:eastAsia="Times New Roman" w:hAnsi="Open Sans" w:cs="Open Sans"/>
          <w:color w:val="444444"/>
          <w:sz w:val="24"/>
          <w:szCs w:val="24"/>
          <w:lang w:eastAsia="en-GB"/>
        </w:rPr>
        <w:t>l</w:t>
      </w:r>
      <w:r w:rsidRPr="00D57D1F">
        <w:rPr>
          <w:rFonts w:ascii="Open Sans" w:eastAsia="Times New Roman" w:hAnsi="Open Sans" w:cs="Open Sans"/>
          <w:color w:val="444444"/>
          <w:sz w:val="24"/>
          <w:szCs w:val="24"/>
          <w:lang w:eastAsia="en-GB"/>
        </w:rPr>
        <w:t>d like the figure to be placed.</w:t>
      </w:r>
      <w:r w:rsidR="00830F80">
        <w:rPr>
          <w:rFonts w:ascii="Open Sans" w:eastAsia="Times New Roman" w:hAnsi="Open Sans" w:cs="Open Sans"/>
          <w:color w:val="444444"/>
          <w:sz w:val="24"/>
          <w:szCs w:val="24"/>
          <w:lang w:eastAsia="en-GB"/>
        </w:rPr>
        <w:t xml:space="preserve"> Click “OK” when finished.</w:t>
      </w:r>
    </w:p>
    <w:p w14:paraId="4451B0A1" w14:textId="4B804A3F"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You should then see the boxes appear</w:t>
      </w:r>
      <w:r w:rsidR="00830F80">
        <w:rPr>
          <w:rFonts w:ascii="Open Sans" w:eastAsia="Times New Roman" w:hAnsi="Open Sans" w:cs="Open Sans"/>
          <w:color w:val="444444"/>
          <w:sz w:val="24"/>
          <w:szCs w:val="24"/>
          <w:lang w:eastAsia="en-GB"/>
        </w:rPr>
        <w:t xml:space="preserve"> as</w:t>
      </w:r>
      <w:r w:rsidRPr="00D57D1F">
        <w:rPr>
          <w:rFonts w:ascii="Open Sans" w:eastAsia="Times New Roman" w:hAnsi="Open Sans" w:cs="Open Sans"/>
          <w:color w:val="444444"/>
          <w:sz w:val="24"/>
          <w:szCs w:val="24"/>
          <w:lang w:eastAsia="en-GB"/>
        </w:rPr>
        <w:t xml:space="preserve"> shown below in Figure 1.4 in Excel:</w:t>
      </w:r>
    </w:p>
    <w:p w14:paraId="0CF1F2DF" w14:textId="06B701C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559EBDE6" wp14:editId="52D66A40">
            <wp:extent cx="5731510" cy="3709670"/>
            <wp:effectExtent l="0" t="0" r="2540" b="508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09670"/>
                    </a:xfrm>
                    <a:prstGeom prst="rect">
                      <a:avLst/>
                    </a:prstGeom>
                    <a:noFill/>
                    <a:ln>
                      <a:noFill/>
                    </a:ln>
                  </pic:spPr>
                </pic:pic>
              </a:graphicData>
            </a:graphic>
          </wp:inline>
        </w:drawing>
      </w:r>
    </w:p>
    <w:p w14:paraId="38FF1B72"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1.4:</w:t>
      </w:r>
      <w:r w:rsidRPr="00D57D1F">
        <w:rPr>
          <w:rFonts w:ascii="Open Sans" w:eastAsia="Times New Roman" w:hAnsi="Open Sans" w:cs="Open Sans"/>
          <w:color w:val="444444"/>
          <w:sz w:val="24"/>
          <w:szCs w:val="24"/>
          <w:lang w:eastAsia="en-GB"/>
        </w:rPr>
        <w:t> Inserted PivotChart</w:t>
      </w:r>
    </w:p>
    <w:p w14:paraId="2DCCB45D"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proofErr w:type="gramStart"/>
      <w:r w:rsidRPr="00D57D1F">
        <w:rPr>
          <w:rFonts w:ascii="Open Sans" w:eastAsia="Times New Roman" w:hAnsi="Open Sans" w:cs="Open Sans"/>
          <w:color w:val="444444"/>
          <w:sz w:val="24"/>
          <w:szCs w:val="24"/>
          <w:lang w:eastAsia="en-GB"/>
        </w:rPr>
        <w:t>Next</w:t>
      </w:r>
      <w:proofErr w:type="gramEnd"/>
      <w:r w:rsidRPr="00D57D1F">
        <w:rPr>
          <w:rFonts w:ascii="Open Sans" w:eastAsia="Times New Roman" w:hAnsi="Open Sans" w:cs="Open Sans"/>
          <w:color w:val="444444"/>
          <w:sz w:val="24"/>
          <w:szCs w:val="24"/>
          <w:lang w:eastAsia="en-GB"/>
        </w:rPr>
        <w:t xml:space="preserve"> we want to view how the capacity changes per technology over the technology horizon for the power sector.</w:t>
      </w:r>
    </w:p>
    <w:p w14:paraId="2130265C"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To do this, we must drag the relevant Fields from the PivotTable to the </w:t>
      </w:r>
      <w:r w:rsidRPr="00D57D1F">
        <w:rPr>
          <w:rFonts w:ascii="Courier New" w:eastAsia="Times New Roman" w:hAnsi="Courier New" w:cs="Courier New"/>
          <w:color w:val="000000"/>
          <w:sz w:val="20"/>
          <w:szCs w:val="20"/>
          <w:lang w:eastAsia="en-GB"/>
        </w:rPr>
        <w:t>Filters</w:t>
      </w:r>
      <w:r w:rsidRPr="00D57D1F">
        <w:rPr>
          <w:rFonts w:ascii="Open Sans" w:eastAsia="Times New Roman" w:hAnsi="Open Sans" w:cs="Open Sans"/>
          <w:color w:val="444444"/>
          <w:sz w:val="24"/>
          <w:szCs w:val="24"/>
          <w:lang w:eastAsia="en-GB"/>
        </w:rPr>
        <w:t>, </w:t>
      </w:r>
      <w:r w:rsidRPr="00D57D1F">
        <w:rPr>
          <w:rFonts w:ascii="Courier New" w:eastAsia="Times New Roman" w:hAnsi="Courier New" w:cs="Courier New"/>
          <w:color w:val="000000"/>
          <w:sz w:val="20"/>
          <w:szCs w:val="20"/>
          <w:lang w:eastAsia="en-GB"/>
        </w:rPr>
        <w:t>Columns</w:t>
      </w:r>
      <w:r w:rsidRPr="00D57D1F">
        <w:rPr>
          <w:rFonts w:ascii="Open Sans" w:eastAsia="Times New Roman" w:hAnsi="Open Sans" w:cs="Open Sans"/>
          <w:color w:val="444444"/>
          <w:sz w:val="24"/>
          <w:szCs w:val="24"/>
          <w:lang w:eastAsia="en-GB"/>
        </w:rPr>
        <w:t>, </w:t>
      </w:r>
      <w:r w:rsidRPr="00D57D1F">
        <w:rPr>
          <w:rFonts w:ascii="Courier New" w:eastAsia="Times New Roman" w:hAnsi="Courier New" w:cs="Courier New"/>
          <w:color w:val="000000"/>
          <w:sz w:val="20"/>
          <w:szCs w:val="20"/>
          <w:lang w:eastAsia="en-GB"/>
        </w:rPr>
        <w:t>Rows</w:t>
      </w:r>
      <w:r w:rsidRPr="00D57D1F">
        <w:rPr>
          <w:rFonts w:ascii="Open Sans" w:eastAsia="Times New Roman" w:hAnsi="Open Sans" w:cs="Open Sans"/>
          <w:color w:val="444444"/>
          <w:sz w:val="24"/>
          <w:szCs w:val="24"/>
          <w:lang w:eastAsia="en-GB"/>
        </w:rPr>
        <w:t> and </w:t>
      </w:r>
      <w:r w:rsidRPr="00D57D1F">
        <w:rPr>
          <w:rFonts w:ascii="Courier New" w:eastAsia="Times New Roman" w:hAnsi="Courier New" w:cs="Courier New"/>
          <w:color w:val="000000"/>
          <w:sz w:val="20"/>
          <w:szCs w:val="20"/>
          <w:lang w:eastAsia="en-GB"/>
        </w:rPr>
        <w:t>Values</w:t>
      </w:r>
      <w:r w:rsidRPr="00D57D1F">
        <w:rPr>
          <w:rFonts w:ascii="Open Sans" w:eastAsia="Times New Roman" w:hAnsi="Open Sans" w:cs="Open Sans"/>
          <w:color w:val="444444"/>
          <w:sz w:val="24"/>
          <w:szCs w:val="24"/>
          <w:lang w:eastAsia="en-GB"/>
        </w:rPr>
        <w:t> boxes.</w:t>
      </w:r>
    </w:p>
    <w:p w14:paraId="4F3C5157"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First, we will drag the </w:t>
      </w:r>
      <w:r w:rsidRPr="00D57D1F">
        <w:rPr>
          <w:rFonts w:ascii="Courier New" w:eastAsia="Times New Roman" w:hAnsi="Courier New" w:cs="Courier New"/>
          <w:color w:val="000000"/>
          <w:sz w:val="20"/>
          <w:szCs w:val="20"/>
          <w:lang w:eastAsia="en-GB"/>
        </w:rPr>
        <w:t>capacity</w:t>
      </w:r>
      <w:r w:rsidRPr="00D57D1F">
        <w:rPr>
          <w:rFonts w:ascii="Open Sans" w:eastAsia="Times New Roman" w:hAnsi="Open Sans" w:cs="Open Sans"/>
          <w:color w:val="444444"/>
          <w:sz w:val="24"/>
          <w:szCs w:val="24"/>
          <w:lang w:eastAsia="en-GB"/>
        </w:rPr>
        <w:t> field to the </w:t>
      </w:r>
      <w:r w:rsidRPr="00D57D1F">
        <w:rPr>
          <w:rFonts w:ascii="Courier New" w:eastAsia="Times New Roman" w:hAnsi="Courier New" w:cs="Courier New"/>
          <w:color w:val="000000"/>
          <w:sz w:val="20"/>
          <w:szCs w:val="20"/>
          <w:lang w:eastAsia="en-GB"/>
        </w:rPr>
        <w:t>Values</w:t>
      </w:r>
      <w:r w:rsidRPr="00D57D1F">
        <w:rPr>
          <w:rFonts w:ascii="Open Sans" w:eastAsia="Times New Roman" w:hAnsi="Open Sans" w:cs="Open Sans"/>
          <w:color w:val="444444"/>
          <w:sz w:val="24"/>
          <w:szCs w:val="24"/>
          <w:lang w:eastAsia="en-GB"/>
        </w:rPr>
        <w:t> boxes. These are the values that we want to plot. Then we will drag the </w:t>
      </w:r>
      <w:r w:rsidRPr="00D57D1F">
        <w:rPr>
          <w:rFonts w:ascii="Courier New" w:eastAsia="Times New Roman" w:hAnsi="Courier New" w:cs="Courier New"/>
          <w:color w:val="000000"/>
          <w:sz w:val="20"/>
          <w:szCs w:val="20"/>
          <w:lang w:eastAsia="en-GB"/>
        </w:rPr>
        <w:t>year</w:t>
      </w:r>
      <w:r w:rsidRPr="00D57D1F">
        <w:rPr>
          <w:rFonts w:ascii="Open Sans" w:eastAsia="Times New Roman" w:hAnsi="Open Sans" w:cs="Open Sans"/>
          <w:color w:val="444444"/>
          <w:sz w:val="24"/>
          <w:szCs w:val="24"/>
          <w:lang w:eastAsia="en-GB"/>
        </w:rPr>
        <w:t> field to the </w:t>
      </w:r>
      <w:r w:rsidRPr="00D57D1F">
        <w:rPr>
          <w:rFonts w:ascii="Courier New" w:eastAsia="Times New Roman" w:hAnsi="Courier New" w:cs="Courier New"/>
          <w:color w:val="000000"/>
          <w:sz w:val="20"/>
          <w:szCs w:val="20"/>
          <w:lang w:eastAsia="en-GB"/>
        </w:rPr>
        <w:t>Axis (Categories)</w:t>
      </w:r>
      <w:r w:rsidRPr="00D57D1F">
        <w:rPr>
          <w:rFonts w:ascii="Open Sans" w:eastAsia="Times New Roman" w:hAnsi="Open Sans" w:cs="Open Sans"/>
          <w:color w:val="444444"/>
          <w:sz w:val="24"/>
          <w:szCs w:val="24"/>
          <w:lang w:eastAsia="en-GB"/>
        </w:rPr>
        <w:t> box. This will start to populate a table and a graph. Finally, we want to filter for the residential sector. To do that we will drag the </w:t>
      </w:r>
      <w:r w:rsidRPr="00D57D1F">
        <w:rPr>
          <w:rFonts w:ascii="Courier New" w:eastAsia="Times New Roman" w:hAnsi="Courier New" w:cs="Courier New"/>
          <w:color w:val="000000"/>
          <w:sz w:val="20"/>
          <w:szCs w:val="20"/>
          <w:lang w:eastAsia="en-GB"/>
        </w:rPr>
        <w:t>sector</w:t>
      </w:r>
      <w:r w:rsidRPr="00D57D1F">
        <w:rPr>
          <w:rFonts w:ascii="Open Sans" w:eastAsia="Times New Roman" w:hAnsi="Open Sans" w:cs="Open Sans"/>
          <w:color w:val="444444"/>
          <w:sz w:val="24"/>
          <w:szCs w:val="24"/>
          <w:lang w:eastAsia="en-GB"/>
        </w:rPr>
        <w:t> field to the </w:t>
      </w:r>
      <w:r w:rsidRPr="00D57D1F">
        <w:rPr>
          <w:rFonts w:ascii="Courier New" w:eastAsia="Times New Roman" w:hAnsi="Courier New" w:cs="Courier New"/>
          <w:color w:val="000000"/>
          <w:sz w:val="20"/>
          <w:szCs w:val="20"/>
          <w:lang w:eastAsia="en-GB"/>
        </w:rPr>
        <w:t>Filters</w:t>
      </w:r>
      <w:r w:rsidRPr="00D57D1F">
        <w:rPr>
          <w:rFonts w:ascii="Open Sans" w:eastAsia="Times New Roman" w:hAnsi="Open Sans" w:cs="Open Sans"/>
          <w:color w:val="444444"/>
          <w:sz w:val="24"/>
          <w:szCs w:val="24"/>
          <w:lang w:eastAsia="en-GB"/>
        </w:rPr>
        <w:t> box.</w:t>
      </w:r>
    </w:p>
    <w:p w14:paraId="5809601A"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We should then end up with the chart, table and PivotTable fields shown in Figure 1.5.</w:t>
      </w:r>
    </w:p>
    <w:p w14:paraId="7AB8BC0E" w14:textId="3086DAE8"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45E81704" wp14:editId="712EEEAA">
            <wp:extent cx="5731510" cy="4030345"/>
            <wp:effectExtent l="0" t="0" r="2540" b="825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1C135388"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1.5:</w:t>
      </w:r>
      <w:r w:rsidRPr="00D57D1F">
        <w:rPr>
          <w:rFonts w:ascii="Open Sans" w:eastAsia="Times New Roman" w:hAnsi="Open Sans" w:cs="Open Sans"/>
          <w:color w:val="444444"/>
          <w:sz w:val="24"/>
          <w:szCs w:val="24"/>
          <w:lang w:eastAsia="en-GB"/>
        </w:rPr>
        <w:t> Default visualisation example.</w:t>
      </w:r>
    </w:p>
    <w:p w14:paraId="2C78585B"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However, this is displaying all sectors currently, so to filter for solely the residential sector, we must click the dropdown arrow next to the “sector, (All)” cells.</w:t>
      </w:r>
    </w:p>
    <w:p w14:paraId="1FE26DA2"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This can be shown in Figure 1.6, below:</w:t>
      </w:r>
    </w:p>
    <w:p w14:paraId="4C9499C5" w14:textId="499C07BE"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noProof/>
          <w:color w:val="444444"/>
          <w:sz w:val="24"/>
          <w:szCs w:val="24"/>
          <w:lang w:eastAsia="en-GB"/>
        </w:rPr>
        <w:lastRenderedPageBreak/>
        <w:drawing>
          <wp:inline distT="0" distB="0" distL="0" distR="0" wp14:anchorId="73C7D4F5" wp14:editId="58AB95BB">
            <wp:extent cx="5486400" cy="5118100"/>
            <wp:effectExtent l="0" t="0" r="0" b="635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118100"/>
                    </a:xfrm>
                    <a:prstGeom prst="rect">
                      <a:avLst/>
                    </a:prstGeom>
                    <a:noFill/>
                    <a:ln>
                      <a:noFill/>
                    </a:ln>
                  </pic:spPr>
                </pic:pic>
              </a:graphicData>
            </a:graphic>
          </wp:inline>
        </w:drawing>
      </w:r>
    </w:p>
    <w:p w14:paraId="7BDC0410"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b/>
          <w:bCs/>
          <w:color w:val="444444"/>
          <w:sz w:val="24"/>
          <w:szCs w:val="24"/>
          <w:lang w:eastAsia="en-GB"/>
        </w:rPr>
        <w:t>Figure 1.6:</w:t>
      </w:r>
      <w:r w:rsidRPr="00D57D1F">
        <w:rPr>
          <w:rFonts w:ascii="Open Sans" w:eastAsia="Times New Roman" w:hAnsi="Open Sans" w:cs="Open Sans"/>
          <w:color w:val="444444"/>
          <w:sz w:val="24"/>
          <w:szCs w:val="24"/>
          <w:lang w:eastAsia="en-GB"/>
        </w:rPr>
        <w:t> Residential sector visualisation for default example.</w:t>
      </w:r>
    </w:p>
    <w:p w14:paraId="4294D06D"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We have unchecked all sectors apart from the residential sector to generate the results shown in Figure 1.6.</w:t>
      </w:r>
    </w:p>
    <w:p w14:paraId="620CADC0"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We can see that gas boilers are the main technology in 2020, but this reduces to zero by 2040. </w:t>
      </w:r>
      <w:proofErr w:type="spellStart"/>
      <w:r w:rsidRPr="00D57D1F">
        <w:rPr>
          <w:rFonts w:ascii="Open Sans" w:eastAsia="Times New Roman" w:hAnsi="Open Sans" w:cs="Open Sans"/>
          <w:color w:val="444444"/>
          <w:sz w:val="24"/>
          <w:szCs w:val="24"/>
          <w:lang w:eastAsia="en-GB"/>
        </w:rPr>
        <w:t>Heatpumps</w:t>
      </w:r>
      <w:proofErr w:type="spellEnd"/>
      <w:r w:rsidRPr="00D57D1F">
        <w:rPr>
          <w:rFonts w:ascii="Open Sans" w:eastAsia="Times New Roman" w:hAnsi="Open Sans" w:cs="Open Sans"/>
          <w:color w:val="444444"/>
          <w:sz w:val="24"/>
          <w:szCs w:val="24"/>
          <w:lang w:eastAsia="en-GB"/>
        </w:rPr>
        <w:t xml:space="preserve"> take over between 2020 and 2050, increasing significantly as demand increases.</w:t>
      </w:r>
    </w:p>
    <w:p w14:paraId="1B729BE2" w14:textId="77777777" w:rsidR="00D57D1F" w:rsidRPr="00D57D1F" w:rsidRDefault="00D57D1F" w:rsidP="00D57D1F">
      <w:pPr>
        <w:spacing w:before="480" w:after="100" w:afterAutospacing="1" w:line="600" w:lineRule="atLeast"/>
        <w:outlineLvl w:val="1"/>
        <w:rPr>
          <w:rFonts w:ascii="Open Sans" w:eastAsia="Times New Roman" w:hAnsi="Open Sans" w:cs="Open Sans"/>
          <w:color w:val="2D2926"/>
          <w:sz w:val="48"/>
          <w:szCs w:val="48"/>
          <w:lang w:eastAsia="en-GB"/>
        </w:rPr>
      </w:pPr>
      <w:r w:rsidRPr="00D57D1F">
        <w:rPr>
          <w:rFonts w:ascii="Open Sans" w:eastAsia="Times New Roman" w:hAnsi="Open Sans" w:cs="Open Sans"/>
          <w:color w:val="2D2926"/>
          <w:sz w:val="48"/>
          <w:szCs w:val="48"/>
          <w:lang w:eastAsia="en-GB"/>
        </w:rPr>
        <w:t>Summary</w:t>
      </w:r>
    </w:p>
    <w:p w14:paraId="16D2ED9E" w14:textId="77777777" w:rsidR="00D57D1F" w:rsidRPr="00D57D1F" w:rsidRDefault="00D57D1F" w:rsidP="00D57D1F">
      <w:pPr>
        <w:spacing w:before="240" w:after="240" w:line="240" w:lineRule="auto"/>
        <w:rPr>
          <w:rFonts w:ascii="Open Sans" w:eastAsia="Times New Roman" w:hAnsi="Open Sans" w:cs="Open Sans"/>
          <w:color w:val="444444"/>
          <w:sz w:val="24"/>
          <w:szCs w:val="24"/>
          <w:lang w:eastAsia="en-GB"/>
        </w:rPr>
      </w:pPr>
      <w:r w:rsidRPr="00D57D1F">
        <w:rPr>
          <w:rFonts w:ascii="Open Sans" w:eastAsia="Times New Roman" w:hAnsi="Open Sans" w:cs="Open Sans"/>
          <w:color w:val="444444"/>
          <w:sz w:val="24"/>
          <w:szCs w:val="24"/>
          <w:lang w:eastAsia="en-GB"/>
        </w:rPr>
        <w:t xml:space="preserve">In this hands-on we have installed MUSE, learnt how to run a demo </w:t>
      </w:r>
      <w:proofErr w:type="gramStart"/>
      <w:r w:rsidRPr="00D57D1F">
        <w:rPr>
          <w:rFonts w:ascii="Open Sans" w:eastAsia="Times New Roman" w:hAnsi="Open Sans" w:cs="Open Sans"/>
          <w:color w:val="444444"/>
          <w:sz w:val="24"/>
          <w:szCs w:val="24"/>
          <w:lang w:eastAsia="en-GB"/>
        </w:rPr>
        <w:t>example</w:t>
      </w:r>
      <w:proofErr w:type="gramEnd"/>
      <w:r w:rsidRPr="00D57D1F">
        <w:rPr>
          <w:rFonts w:ascii="Open Sans" w:eastAsia="Times New Roman" w:hAnsi="Open Sans" w:cs="Open Sans"/>
          <w:color w:val="444444"/>
          <w:sz w:val="24"/>
          <w:szCs w:val="24"/>
          <w:lang w:eastAsia="en-GB"/>
        </w:rPr>
        <w:t xml:space="preserve"> and visualised the results of this demo example. In the next lectures and hands-on we will learn in detail the fundamentals of MUSE and how to edit the demo example for a case study of our choice.</w:t>
      </w:r>
    </w:p>
    <w:p w14:paraId="35985E23" w14:textId="77777777" w:rsidR="00B172D4" w:rsidRPr="00B172D4" w:rsidRDefault="00B172D4" w:rsidP="00B172D4">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B172D4">
        <w:rPr>
          <w:rFonts w:ascii="Times New Roman" w:eastAsia="Times New Roman" w:hAnsi="Times New Roman" w:cs="Times New Roman"/>
          <w:color w:val="2D2926"/>
          <w:kern w:val="36"/>
          <w:sz w:val="60"/>
          <w:szCs w:val="60"/>
          <w:lang w:eastAsia="en-GB"/>
        </w:rPr>
        <w:lastRenderedPageBreak/>
        <w:t>Hands On Exercise 2: Modifying a service demand</w:t>
      </w:r>
    </w:p>
    <w:p w14:paraId="316041E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This hands-on will allow users to define their own service demand for an exogenous sector or by correlation.</w:t>
      </w:r>
    </w:p>
    <w:p w14:paraId="54CDF970"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Learning objectives</w:t>
      </w:r>
    </w:p>
    <w:p w14:paraId="7CE71D71" w14:textId="77777777" w:rsidR="00B172D4" w:rsidRPr="00B172D4" w:rsidRDefault="00B172D4" w:rsidP="00B172D4">
      <w:pPr>
        <w:numPr>
          <w:ilvl w:val="0"/>
          <w:numId w:val="3"/>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Define own service demand for an exogenous sector</w:t>
      </w:r>
    </w:p>
    <w:p w14:paraId="49617D7F" w14:textId="77777777" w:rsidR="00B172D4" w:rsidRPr="00B172D4" w:rsidRDefault="00B172D4" w:rsidP="00B172D4">
      <w:pPr>
        <w:numPr>
          <w:ilvl w:val="0"/>
          <w:numId w:val="3"/>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Define own service demand by correlation</w:t>
      </w:r>
    </w:p>
    <w:p w14:paraId="3C185E4F"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Adding an exogenous service demand</w:t>
      </w:r>
    </w:p>
    <w:p w14:paraId="0DE6C92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As a quick example, in the residential sector a service demand could be cooking. Houses require energy to cook food and a technology to service this demand, such as an electric stove.</w:t>
      </w:r>
    </w:p>
    <w:p w14:paraId="69BEB4F4"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will start by looking at the </w:t>
      </w:r>
      <w:r w:rsidRPr="00B172D4">
        <w:rPr>
          <w:rFonts w:ascii="Courier New" w:eastAsia="Times New Roman" w:hAnsi="Courier New" w:cs="Courier New"/>
          <w:color w:val="000000"/>
          <w:sz w:val="24"/>
          <w:szCs w:val="24"/>
          <w:lang w:eastAsia="en-GB"/>
        </w:rPr>
        <w:t>default</w:t>
      </w:r>
      <w:r w:rsidRPr="00B172D4">
        <w:rPr>
          <w:rFonts w:ascii="Open Sans" w:eastAsia="Times New Roman" w:hAnsi="Open Sans" w:cs="Open Sans"/>
          <w:color w:val="444444"/>
          <w:sz w:val="24"/>
          <w:szCs w:val="24"/>
          <w:lang w:eastAsia="en-GB"/>
        </w:rPr>
        <w:t> example. This can be found in your MUSE download at </w:t>
      </w:r>
      <w:r w:rsidRPr="00B172D4">
        <w:rPr>
          <w:rFonts w:ascii="Courier New" w:eastAsia="Times New Roman" w:hAnsi="Courier New" w:cs="Courier New"/>
          <w:color w:val="000000"/>
          <w:sz w:val="24"/>
          <w:szCs w:val="24"/>
          <w:lang w:eastAsia="en-GB"/>
        </w:rPr>
        <w:t>/</w:t>
      </w:r>
      <w:proofErr w:type="spellStart"/>
      <w:r w:rsidRPr="00B172D4">
        <w:rPr>
          <w:rFonts w:ascii="Courier New" w:eastAsia="Times New Roman" w:hAnsi="Courier New" w:cs="Courier New"/>
          <w:color w:val="000000"/>
          <w:sz w:val="24"/>
          <w:szCs w:val="24"/>
          <w:lang w:eastAsia="en-GB"/>
        </w:rPr>
        <w:t>src</w:t>
      </w:r>
      <w:proofErr w:type="spellEnd"/>
      <w:r w:rsidRPr="00B172D4">
        <w:rPr>
          <w:rFonts w:ascii="Courier New" w:eastAsia="Times New Roman" w:hAnsi="Courier New" w:cs="Courier New"/>
          <w:color w:val="000000"/>
          <w:sz w:val="24"/>
          <w:szCs w:val="24"/>
          <w:lang w:eastAsia="en-GB"/>
        </w:rPr>
        <w:t>/muse/data/example/default/example</w:t>
      </w:r>
      <w:r w:rsidRPr="00B172D4">
        <w:rPr>
          <w:rFonts w:ascii="Open Sans" w:eastAsia="Times New Roman" w:hAnsi="Open Sans" w:cs="Open Sans"/>
          <w:color w:val="444444"/>
          <w:sz w:val="24"/>
          <w:szCs w:val="24"/>
          <w:lang w:eastAsia="en-GB"/>
        </w:rPr>
        <w:t>, or you can download it at the following link:</w:t>
      </w:r>
    </w:p>
    <w:p w14:paraId="5430D6C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https://zenodo.org/record/6022713#.YgOYyS-l1pQ</w:t>
      </w:r>
    </w:p>
    <w:p w14:paraId="70AD27FF"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download this and place it in a convenient location on your computer. We will now start by adding a cooking demand to this example. The default example currently only has a service demand of </w:t>
      </w:r>
      <w:r w:rsidRPr="00B172D4">
        <w:rPr>
          <w:rFonts w:ascii="Courier New" w:eastAsia="Times New Roman" w:hAnsi="Courier New" w:cs="Courier New"/>
          <w:color w:val="000000"/>
          <w:sz w:val="24"/>
          <w:szCs w:val="24"/>
          <w:lang w:eastAsia="en-GB"/>
        </w:rPr>
        <w:t>heat</w:t>
      </w:r>
      <w:r w:rsidRPr="00B172D4">
        <w:rPr>
          <w:rFonts w:ascii="Open Sans" w:eastAsia="Times New Roman" w:hAnsi="Open Sans" w:cs="Open Sans"/>
          <w:color w:val="444444"/>
          <w:sz w:val="24"/>
          <w:szCs w:val="24"/>
          <w:lang w:eastAsia="en-GB"/>
        </w:rPr>
        <w:t>, so we will need to do some editing.</w:t>
      </w:r>
    </w:p>
    <w:p w14:paraId="3DE4645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To achieve this, we will need to edit the </w:t>
      </w:r>
      <w:r w:rsidRPr="00B172D4">
        <w:rPr>
          <w:rFonts w:ascii="Courier New" w:eastAsia="Times New Roman" w:hAnsi="Courier New" w:cs="Courier New"/>
          <w:color w:val="000000"/>
          <w:sz w:val="24"/>
          <w:szCs w:val="24"/>
          <w:lang w:eastAsia="en-GB"/>
        </w:rPr>
        <w:t>Residential2020Consumption.csv</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Residential2050Consumption.csv</w:t>
      </w:r>
      <w:r w:rsidRPr="00B172D4">
        <w:rPr>
          <w:rFonts w:ascii="Open Sans" w:eastAsia="Times New Roman" w:hAnsi="Open Sans" w:cs="Open Sans"/>
          <w:color w:val="444444"/>
          <w:sz w:val="24"/>
          <w:szCs w:val="24"/>
          <w:lang w:eastAsia="en-GB"/>
        </w:rPr>
        <w:t>files found within the </w:t>
      </w:r>
      <w:proofErr w:type="spellStart"/>
      <w:r w:rsidRPr="00B172D4">
        <w:rPr>
          <w:rFonts w:ascii="Courier New" w:eastAsia="Times New Roman" w:hAnsi="Courier New" w:cs="Courier New"/>
          <w:color w:val="000000"/>
          <w:sz w:val="24"/>
          <w:szCs w:val="24"/>
          <w:lang w:eastAsia="en-GB"/>
        </w:rPr>
        <w:t>technodata</w:t>
      </w:r>
      <w:proofErr w:type="spellEnd"/>
      <w:r w:rsidRPr="00B172D4">
        <w:rPr>
          <w:rFonts w:ascii="Courier New" w:eastAsia="Times New Roman" w:hAnsi="Courier New" w:cs="Courier New"/>
          <w:color w:val="000000"/>
          <w:sz w:val="24"/>
          <w:szCs w:val="24"/>
          <w:lang w:eastAsia="en-GB"/>
        </w:rPr>
        <w:t>/</w:t>
      </w:r>
      <w:proofErr w:type="spellStart"/>
      <w:r w:rsidRPr="00B172D4">
        <w:rPr>
          <w:rFonts w:ascii="Courier New" w:eastAsia="Times New Roman" w:hAnsi="Courier New" w:cs="Courier New"/>
          <w:color w:val="000000"/>
          <w:sz w:val="24"/>
          <w:szCs w:val="24"/>
          <w:lang w:eastAsia="en-GB"/>
        </w:rPr>
        <w:t>preset</w:t>
      </w:r>
      <w:proofErr w:type="spellEnd"/>
      <w:r w:rsidRPr="00B172D4">
        <w:rPr>
          <w:rFonts w:ascii="Courier New" w:eastAsia="Times New Roman" w:hAnsi="Courier New" w:cs="Courier New"/>
          <w:color w:val="000000"/>
          <w:sz w:val="24"/>
          <w:szCs w:val="24"/>
          <w:lang w:eastAsia="en-GB"/>
        </w:rPr>
        <w:t>/</w:t>
      </w:r>
      <w:r w:rsidRPr="00B172D4">
        <w:rPr>
          <w:rFonts w:ascii="Open Sans" w:eastAsia="Times New Roman" w:hAnsi="Open Sans" w:cs="Open Sans"/>
          <w:color w:val="444444"/>
          <w:sz w:val="24"/>
          <w:szCs w:val="24"/>
          <w:lang w:eastAsia="en-GB"/>
        </w:rPr>
        <w:t> directory. The </w:t>
      </w:r>
      <w:r w:rsidRPr="00B172D4">
        <w:rPr>
          <w:rFonts w:ascii="Courier New" w:eastAsia="Times New Roman" w:hAnsi="Courier New" w:cs="Courier New"/>
          <w:color w:val="000000"/>
          <w:sz w:val="24"/>
          <w:szCs w:val="24"/>
          <w:lang w:eastAsia="en-GB"/>
        </w:rPr>
        <w:t>Residential2020Consumption.csv</w:t>
      </w:r>
      <w:r w:rsidRPr="00B172D4">
        <w:rPr>
          <w:rFonts w:ascii="Open Sans" w:eastAsia="Times New Roman" w:hAnsi="Open Sans" w:cs="Open Sans"/>
          <w:color w:val="444444"/>
          <w:sz w:val="24"/>
          <w:szCs w:val="24"/>
          <w:lang w:eastAsia="en-GB"/>
        </w:rPr>
        <w:t> file allows us to specify the demand in 2020 for each region and technology per timeslice. The </w:t>
      </w:r>
      <w:r w:rsidRPr="00B172D4">
        <w:rPr>
          <w:rFonts w:ascii="Courier New" w:eastAsia="Times New Roman" w:hAnsi="Courier New" w:cs="Courier New"/>
          <w:color w:val="000000"/>
          <w:sz w:val="24"/>
          <w:szCs w:val="24"/>
          <w:lang w:eastAsia="en-GB"/>
        </w:rPr>
        <w:t>Residential2050Consumption.csv</w:t>
      </w:r>
      <w:r w:rsidRPr="00B172D4">
        <w:rPr>
          <w:rFonts w:ascii="Open Sans" w:eastAsia="Times New Roman" w:hAnsi="Open Sans" w:cs="Open Sans"/>
          <w:color w:val="444444"/>
          <w:sz w:val="24"/>
          <w:szCs w:val="24"/>
          <w:lang w:eastAsia="en-GB"/>
        </w:rPr>
        <w:t> file does the same but for the year 2050. The datapoints between these are interpolated.</w:t>
      </w:r>
    </w:p>
    <w:p w14:paraId="7DE9228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Firstly, we must add the new service demand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as a column in these two files. Next, we add the demand. We can do this in Excel, or an editor of your choice. This is how it may look like for you when you open the </w:t>
      </w:r>
      <w:r w:rsidRPr="00B172D4">
        <w:rPr>
          <w:rFonts w:ascii="Courier New" w:eastAsia="Times New Roman" w:hAnsi="Courier New" w:cs="Courier New"/>
          <w:color w:val="000000"/>
          <w:sz w:val="24"/>
          <w:szCs w:val="24"/>
          <w:lang w:eastAsia="en-GB"/>
        </w:rPr>
        <w:t>Residential2020Consumption.csv</w:t>
      </w:r>
      <w:r w:rsidRPr="00B172D4">
        <w:rPr>
          <w:rFonts w:ascii="Open Sans" w:eastAsia="Times New Roman" w:hAnsi="Open Sans" w:cs="Open Sans"/>
          <w:color w:val="444444"/>
          <w:sz w:val="24"/>
          <w:szCs w:val="24"/>
          <w:lang w:eastAsia="en-GB"/>
        </w:rPr>
        <w:t> file:</w:t>
      </w:r>
    </w:p>
    <w:p w14:paraId="73DDC012" w14:textId="3C40FA09"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02E30EEB" wp14:editId="06A327F8">
            <wp:extent cx="5731510" cy="3456940"/>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1D1E73A5" w14:textId="01C41E5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w:t>
      </w:r>
      <w:r w:rsidRPr="00B172D4">
        <w:rPr>
          <w:rFonts w:ascii="Open Sans" w:eastAsia="Times New Roman" w:hAnsi="Open Sans" w:cs="Open Sans"/>
          <w:color w:val="444444"/>
          <w:sz w:val="24"/>
          <w:szCs w:val="24"/>
          <w:lang w:eastAsia="en-GB"/>
        </w:rPr>
        <w:t> Residential2020Consumption file opened in Excel.</w:t>
      </w:r>
    </w:p>
    <w:p w14:paraId="3447333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will add a new column called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and enter some values for each timeslice. This can be seen through the addition of a positive number in the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column.</w:t>
      </w:r>
    </w:p>
    <w:p w14:paraId="2A84C09D" w14:textId="7773187E"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5BC00F3B" wp14:editId="758B2E10">
            <wp:extent cx="5731510" cy="347218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p>
    <w:p w14:paraId="41DE15A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2.2:</w:t>
      </w:r>
      <w:r w:rsidRPr="00B172D4">
        <w:rPr>
          <w:rFonts w:ascii="Open Sans" w:eastAsia="Times New Roman" w:hAnsi="Open Sans" w:cs="Open Sans"/>
          <w:color w:val="444444"/>
          <w:sz w:val="24"/>
          <w:szCs w:val="24"/>
          <w:lang w:eastAsia="en-GB"/>
        </w:rPr>
        <w:t> Modified Residential2020Consumption file opened in Excel.</w:t>
      </w:r>
    </w:p>
    <w:p w14:paraId="7FF0D67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process is very similar for the </w:t>
      </w:r>
      <w:r w:rsidRPr="00B172D4">
        <w:rPr>
          <w:rFonts w:ascii="Courier New" w:eastAsia="Times New Roman" w:hAnsi="Courier New" w:cs="Courier New"/>
          <w:color w:val="000000"/>
          <w:sz w:val="24"/>
          <w:szCs w:val="24"/>
          <w:lang w:eastAsia="en-GB"/>
        </w:rPr>
        <w:t>Residential2050Consumption.csv</w:t>
      </w:r>
      <w:r w:rsidRPr="00B172D4">
        <w:rPr>
          <w:rFonts w:ascii="Open Sans" w:eastAsia="Times New Roman" w:hAnsi="Open Sans" w:cs="Open Sans"/>
          <w:color w:val="444444"/>
          <w:sz w:val="24"/>
          <w:szCs w:val="24"/>
          <w:lang w:eastAsia="en-GB"/>
        </w:rPr>
        <w:t> file, however, for this example, we often placed larger numbers to indicate higher demand in 2050.</w:t>
      </w:r>
    </w:p>
    <w:p w14:paraId="555FB126"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edit the files within the </w:t>
      </w:r>
      <w:r w:rsidRPr="00B172D4">
        <w:rPr>
          <w:rFonts w:ascii="Courier New" w:eastAsia="Times New Roman" w:hAnsi="Courier New" w:cs="Courier New"/>
          <w:color w:val="000000"/>
          <w:sz w:val="24"/>
          <w:szCs w:val="24"/>
          <w:lang w:eastAsia="en-GB"/>
        </w:rPr>
        <w:t>input</w:t>
      </w:r>
      <w:r w:rsidRPr="00B172D4">
        <w:rPr>
          <w:rFonts w:ascii="Open Sans" w:eastAsia="Times New Roman" w:hAnsi="Open Sans" w:cs="Open Sans"/>
          <w:color w:val="444444"/>
          <w:sz w:val="24"/>
          <w:szCs w:val="24"/>
          <w:lang w:eastAsia="en-GB"/>
        </w:rPr>
        <w:t> folder. For this, we must add the cook service demand to each of these files.</w:t>
      </w:r>
    </w:p>
    <w:p w14:paraId="531BE1A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First, we will amend the </w:t>
      </w:r>
      <w:r w:rsidRPr="00B172D4">
        <w:rPr>
          <w:rFonts w:ascii="Courier New" w:eastAsia="Times New Roman" w:hAnsi="Courier New" w:cs="Courier New"/>
          <w:color w:val="000000"/>
          <w:sz w:val="24"/>
          <w:szCs w:val="24"/>
          <w:lang w:eastAsia="en-GB"/>
        </w:rPr>
        <w:t>BaseYearExport.csv</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BaseYearImport.csv</w:t>
      </w:r>
      <w:r w:rsidRPr="00B172D4">
        <w:rPr>
          <w:rFonts w:ascii="Open Sans" w:eastAsia="Times New Roman" w:hAnsi="Open Sans" w:cs="Open Sans"/>
          <w:color w:val="444444"/>
          <w:sz w:val="24"/>
          <w:szCs w:val="24"/>
          <w:lang w:eastAsia="en-GB"/>
        </w:rPr>
        <w:t> files. For this, we say that there is no import or export of the cook service demand. A brief example is outlined below for </w:t>
      </w:r>
      <w:r w:rsidRPr="00B172D4">
        <w:rPr>
          <w:rFonts w:ascii="Courier New" w:eastAsia="Times New Roman" w:hAnsi="Courier New" w:cs="Courier New"/>
          <w:color w:val="000000"/>
          <w:sz w:val="24"/>
          <w:szCs w:val="24"/>
          <w:lang w:eastAsia="en-GB"/>
        </w:rPr>
        <w:t>BaseYearExport.csv</w:t>
      </w:r>
      <w:r w:rsidRPr="00B172D4">
        <w:rPr>
          <w:rFonts w:ascii="Open Sans" w:eastAsia="Times New Roman" w:hAnsi="Open Sans" w:cs="Open Sans"/>
          <w:color w:val="444444"/>
          <w:sz w:val="24"/>
          <w:szCs w:val="24"/>
          <w:lang w:eastAsia="en-GB"/>
        </w:rPr>
        <w:t>:</w:t>
      </w:r>
    </w:p>
    <w:p w14:paraId="6FABF417" w14:textId="258D63E0"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72153DAC" wp14:editId="5074A291">
            <wp:extent cx="5731510" cy="5394325"/>
            <wp:effectExtent l="0" t="0" r="254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32C01A4E"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2.3:</w:t>
      </w:r>
      <w:r w:rsidRPr="00B172D4">
        <w:rPr>
          <w:rFonts w:ascii="Open Sans" w:eastAsia="Times New Roman" w:hAnsi="Open Sans" w:cs="Open Sans"/>
          <w:color w:val="444444"/>
          <w:sz w:val="24"/>
          <w:szCs w:val="24"/>
          <w:lang w:eastAsia="en-GB"/>
        </w:rPr>
        <w:t xml:space="preserve"> Modified </w:t>
      </w:r>
      <w:proofErr w:type="spellStart"/>
      <w:r w:rsidRPr="00B172D4">
        <w:rPr>
          <w:rFonts w:ascii="Open Sans" w:eastAsia="Times New Roman" w:hAnsi="Open Sans" w:cs="Open Sans"/>
          <w:color w:val="444444"/>
          <w:sz w:val="24"/>
          <w:szCs w:val="24"/>
          <w:lang w:eastAsia="en-GB"/>
        </w:rPr>
        <w:t>BaseYearImport</w:t>
      </w:r>
      <w:proofErr w:type="spellEnd"/>
      <w:r w:rsidRPr="00B172D4">
        <w:rPr>
          <w:rFonts w:ascii="Open Sans" w:eastAsia="Times New Roman" w:hAnsi="Open Sans" w:cs="Open Sans"/>
          <w:color w:val="444444"/>
          <w:sz w:val="24"/>
          <w:szCs w:val="24"/>
          <w:lang w:eastAsia="en-GB"/>
        </w:rPr>
        <w:t xml:space="preserve"> file opened in Excel.</w:t>
      </w:r>
    </w:p>
    <w:p w14:paraId="0EBDF73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same is true for the </w:t>
      </w:r>
      <w:r w:rsidRPr="00B172D4">
        <w:rPr>
          <w:rFonts w:ascii="Courier New" w:eastAsia="Times New Roman" w:hAnsi="Courier New" w:cs="Courier New"/>
          <w:color w:val="000000"/>
          <w:sz w:val="24"/>
          <w:szCs w:val="24"/>
          <w:lang w:eastAsia="en-GB"/>
        </w:rPr>
        <w:t>BaseYearImport.csv</w:t>
      </w:r>
      <w:r w:rsidRPr="00B172D4">
        <w:rPr>
          <w:rFonts w:ascii="Open Sans" w:eastAsia="Times New Roman" w:hAnsi="Open Sans" w:cs="Open Sans"/>
          <w:color w:val="444444"/>
          <w:sz w:val="24"/>
          <w:szCs w:val="24"/>
          <w:lang w:eastAsia="en-GB"/>
        </w:rPr>
        <w:t> file:</w:t>
      </w:r>
    </w:p>
    <w:p w14:paraId="28C2648F" w14:textId="6B858559"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33EBEE44" wp14:editId="3895F284">
            <wp:extent cx="5731510" cy="5362575"/>
            <wp:effectExtent l="0" t="0" r="2540" b="9525"/>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62575"/>
                    </a:xfrm>
                    <a:prstGeom prst="rect">
                      <a:avLst/>
                    </a:prstGeom>
                    <a:noFill/>
                    <a:ln>
                      <a:noFill/>
                    </a:ln>
                  </pic:spPr>
                </pic:pic>
              </a:graphicData>
            </a:graphic>
          </wp:inline>
        </w:drawing>
      </w:r>
    </w:p>
    <w:p w14:paraId="4498786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2.4:</w:t>
      </w:r>
      <w:r w:rsidRPr="00B172D4">
        <w:rPr>
          <w:rFonts w:ascii="Open Sans" w:eastAsia="Times New Roman" w:hAnsi="Open Sans" w:cs="Open Sans"/>
          <w:color w:val="444444"/>
          <w:sz w:val="24"/>
          <w:szCs w:val="24"/>
          <w:lang w:eastAsia="en-GB"/>
        </w:rPr>
        <w:t xml:space="preserve"> Modified </w:t>
      </w:r>
      <w:proofErr w:type="spellStart"/>
      <w:r w:rsidRPr="00B172D4">
        <w:rPr>
          <w:rFonts w:ascii="Open Sans" w:eastAsia="Times New Roman" w:hAnsi="Open Sans" w:cs="Open Sans"/>
          <w:color w:val="444444"/>
          <w:sz w:val="24"/>
          <w:szCs w:val="24"/>
          <w:lang w:eastAsia="en-GB"/>
        </w:rPr>
        <w:t>BaseYearExport</w:t>
      </w:r>
      <w:proofErr w:type="spellEnd"/>
      <w:r w:rsidRPr="00B172D4">
        <w:rPr>
          <w:rFonts w:ascii="Open Sans" w:eastAsia="Times New Roman" w:hAnsi="Open Sans" w:cs="Open Sans"/>
          <w:color w:val="444444"/>
          <w:sz w:val="24"/>
          <w:szCs w:val="24"/>
          <w:lang w:eastAsia="en-GB"/>
        </w:rPr>
        <w:t xml:space="preserve"> file opened in Excel.</w:t>
      </w:r>
    </w:p>
    <w:p w14:paraId="2850A319" w14:textId="3B6734B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edit the </w:t>
      </w:r>
      <w:r w:rsidRPr="00B172D4">
        <w:rPr>
          <w:rFonts w:ascii="Courier New" w:eastAsia="Times New Roman" w:hAnsi="Courier New" w:cs="Courier New"/>
          <w:color w:val="000000"/>
          <w:sz w:val="24"/>
          <w:szCs w:val="24"/>
          <w:lang w:eastAsia="en-GB"/>
        </w:rPr>
        <w:t>GlobalCommodities.csv</w:t>
      </w:r>
      <w:r w:rsidRPr="00B172D4">
        <w:rPr>
          <w:rFonts w:ascii="Open Sans" w:eastAsia="Times New Roman" w:hAnsi="Open Sans" w:cs="Open Sans"/>
          <w:color w:val="444444"/>
          <w:sz w:val="24"/>
          <w:szCs w:val="24"/>
          <w:lang w:eastAsia="en-GB"/>
        </w:rPr>
        <w:t xml:space="preserve"> file. This is where we define the new commodity </w:t>
      </w:r>
      <w:ins w:id="4" w:author="Simon Patterson" w:date="2022-03-08T23:52:00Z">
        <w:r w:rsidR="00123D99" w:rsidRPr="00B172D4">
          <w:rPr>
            <w:rFonts w:ascii="Courier New" w:eastAsia="Times New Roman" w:hAnsi="Courier New" w:cs="Courier New"/>
            <w:color w:val="000000"/>
            <w:sz w:val="24"/>
            <w:szCs w:val="24"/>
            <w:lang w:eastAsia="en-GB"/>
          </w:rPr>
          <w:t>cook</w:t>
        </w:r>
        <w:r w:rsidR="00123D99" w:rsidRPr="00B172D4">
          <w:rPr>
            <w:rFonts w:ascii="Open Sans" w:eastAsia="Times New Roman" w:hAnsi="Open Sans" w:cs="Open Sans"/>
            <w:color w:val="444444"/>
            <w:sz w:val="24"/>
            <w:szCs w:val="24"/>
            <w:lang w:eastAsia="en-GB"/>
          </w:rPr>
          <w:t> </w:t>
        </w:r>
      </w:ins>
      <w:del w:id="5" w:author="Simon Patterson" w:date="2022-03-08T23:52:00Z">
        <w:r w:rsidRPr="00B172D4" w:rsidDel="00123D99">
          <w:rPr>
            <w:rFonts w:ascii="Open Sans" w:eastAsia="Times New Roman" w:hAnsi="Open Sans" w:cs="Open Sans"/>
            <w:color w:val="444444"/>
            <w:sz w:val="24"/>
            <w:szCs w:val="24"/>
            <w:lang w:eastAsia="en-GB"/>
          </w:rPr>
          <w:delText>cook</w:delText>
        </w:r>
      </w:del>
      <w:r w:rsidRPr="00B172D4">
        <w:rPr>
          <w:rFonts w:ascii="Open Sans" w:eastAsia="Times New Roman" w:hAnsi="Open Sans" w:cs="Open Sans"/>
          <w:color w:val="444444"/>
          <w:sz w:val="24"/>
          <w:szCs w:val="24"/>
          <w:lang w:eastAsia="en-GB"/>
        </w:rPr>
        <w:t>. It tells MUSE the commodity type, name, emissions factor of CO2 and heat rate, amongst other things.</w:t>
      </w:r>
    </w:p>
    <w:p w14:paraId="388DC415"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default version used for this tutorial is below:</w:t>
      </w:r>
    </w:p>
    <w:p w14:paraId="31A836D7" w14:textId="2F0A1E8C"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7D206710" wp14:editId="29AEB95E">
            <wp:extent cx="5731510" cy="1457325"/>
            <wp:effectExtent l="0" t="0" r="254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1D4CAE7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2.5:</w:t>
      </w:r>
      <w:r w:rsidRPr="00B172D4">
        <w:rPr>
          <w:rFonts w:ascii="Open Sans" w:eastAsia="Times New Roman" w:hAnsi="Open Sans" w:cs="Open Sans"/>
          <w:color w:val="444444"/>
          <w:sz w:val="24"/>
          <w:szCs w:val="24"/>
          <w:lang w:eastAsia="en-GB"/>
        </w:rPr>
        <w:t xml:space="preserve"> Non-edited </w:t>
      </w:r>
      <w:proofErr w:type="spellStart"/>
      <w:r w:rsidRPr="00B172D4">
        <w:rPr>
          <w:rFonts w:ascii="Open Sans" w:eastAsia="Times New Roman" w:hAnsi="Open Sans" w:cs="Open Sans"/>
          <w:color w:val="444444"/>
          <w:sz w:val="24"/>
          <w:szCs w:val="24"/>
          <w:lang w:eastAsia="en-GB"/>
        </w:rPr>
        <w:t>GlobalCommodities</w:t>
      </w:r>
      <w:proofErr w:type="spellEnd"/>
      <w:r w:rsidRPr="00B172D4">
        <w:rPr>
          <w:rFonts w:ascii="Open Sans" w:eastAsia="Times New Roman" w:hAnsi="Open Sans" w:cs="Open Sans"/>
          <w:color w:val="444444"/>
          <w:sz w:val="24"/>
          <w:szCs w:val="24"/>
          <w:lang w:eastAsia="en-GB"/>
        </w:rPr>
        <w:t xml:space="preserve"> file opened in Excel.</w:t>
      </w:r>
    </w:p>
    <w:p w14:paraId="21CD2B2D" w14:textId="0FB850C4"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 xml:space="preserve">We then add a new </w:t>
      </w:r>
      <w:ins w:id="6" w:author="Simon Patterson" w:date="2022-03-08T23:57:00Z">
        <w:r w:rsidR="00C351B3">
          <w:rPr>
            <w:rFonts w:ascii="Open Sans" w:eastAsia="Times New Roman" w:hAnsi="Open Sans" w:cs="Open Sans"/>
            <w:color w:val="444444"/>
            <w:sz w:val="24"/>
            <w:szCs w:val="24"/>
            <w:lang w:eastAsia="en-GB"/>
          </w:rPr>
          <w:t>row</w:t>
        </w:r>
        <w:r w:rsidR="00C351B3"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at the bottom to include the cook commodity:</w:t>
      </w:r>
    </w:p>
    <w:p w14:paraId="56FE1611" w14:textId="5A412845"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5F1ED223" wp14:editId="633A9A5F">
            <wp:extent cx="5731510" cy="171450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14500"/>
                    </a:xfrm>
                    <a:prstGeom prst="rect">
                      <a:avLst/>
                    </a:prstGeom>
                    <a:noFill/>
                    <a:ln>
                      <a:noFill/>
                    </a:ln>
                  </pic:spPr>
                </pic:pic>
              </a:graphicData>
            </a:graphic>
          </wp:inline>
        </w:drawing>
      </w:r>
    </w:p>
    <w:p w14:paraId="6CA17745"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2.6:</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GlobalCommodities</w:t>
      </w:r>
      <w:proofErr w:type="spellEnd"/>
      <w:r w:rsidRPr="00B172D4">
        <w:rPr>
          <w:rFonts w:ascii="Open Sans" w:eastAsia="Times New Roman" w:hAnsi="Open Sans" w:cs="Open Sans"/>
          <w:color w:val="444444"/>
          <w:sz w:val="24"/>
          <w:szCs w:val="24"/>
          <w:lang w:eastAsia="en-GB"/>
        </w:rPr>
        <w:t xml:space="preserve"> file opened in Excel.</w:t>
      </w:r>
    </w:p>
    <w:p w14:paraId="09697DE4"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Finally, the </w:t>
      </w:r>
      <w:r w:rsidRPr="00B172D4">
        <w:rPr>
          <w:rFonts w:ascii="Courier New" w:eastAsia="Times New Roman" w:hAnsi="Courier New" w:cs="Courier New"/>
          <w:color w:val="000000"/>
          <w:sz w:val="24"/>
          <w:szCs w:val="24"/>
          <w:lang w:eastAsia="en-GB"/>
        </w:rPr>
        <w:t>Projections.csv</w:t>
      </w:r>
      <w:r w:rsidRPr="00B172D4">
        <w:rPr>
          <w:rFonts w:ascii="Open Sans" w:eastAsia="Times New Roman" w:hAnsi="Open Sans" w:cs="Open Sans"/>
          <w:color w:val="444444"/>
          <w:sz w:val="24"/>
          <w:szCs w:val="24"/>
          <w:lang w:eastAsia="en-GB"/>
        </w:rPr>
        <w:t> file must be changed. This is a large file which details the expected cost of the technology in the first benchmark year of the simulation. We have highlighted in </w:t>
      </w:r>
      <w:r w:rsidRPr="00B172D4">
        <w:rPr>
          <w:rFonts w:ascii="Open Sans" w:eastAsia="Times New Roman" w:hAnsi="Open Sans" w:cs="Open Sans"/>
          <w:b/>
          <w:bCs/>
          <w:color w:val="444444"/>
          <w:sz w:val="24"/>
          <w:szCs w:val="24"/>
          <w:lang w:eastAsia="en-GB"/>
        </w:rPr>
        <w:t>bold</w:t>
      </w:r>
      <w:r w:rsidRPr="00B172D4">
        <w:rPr>
          <w:rFonts w:ascii="Open Sans" w:eastAsia="Times New Roman" w:hAnsi="Open Sans" w:cs="Open Sans"/>
          <w:color w:val="444444"/>
          <w:sz w:val="24"/>
          <w:szCs w:val="24"/>
          <w:lang w:eastAsia="en-GB"/>
        </w:rPr>
        <w:t> the changed column for this example.</w:t>
      </w:r>
    </w:p>
    <w:p w14:paraId="2F0F55FE" w14:textId="31BF5D50"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3C707656" wp14:editId="538F0BAA">
            <wp:extent cx="5731510" cy="3328670"/>
            <wp:effectExtent l="0" t="0" r="2540" b="508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7A62B3A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2.7:</w:t>
      </w:r>
      <w:r w:rsidRPr="00B172D4">
        <w:rPr>
          <w:rFonts w:ascii="Open Sans" w:eastAsia="Times New Roman" w:hAnsi="Open Sans" w:cs="Open Sans"/>
          <w:color w:val="444444"/>
          <w:sz w:val="24"/>
          <w:szCs w:val="24"/>
          <w:lang w:eastAsia="en-GB"/>
        </w:rPr>
        <w:t> Edited Projections file opened in Excel.</w:t>
      </w:r>
    </w:p>
    <w:p w14:paraId="379331B0" w14:textId="77777777" w:rsidR="00B172D4" w:rsidRPr="00B172D4" w:rsidRDefault="00B172D4" w:rsidP="00B172D4">
      <w:pPr>
        <w:spacing w:before="480" w:after="100" w:afterAutospacing="1" w:line="600" w:lineRule="atLeast"/>
        <w:outlineLvl w:val="1"/>
        <w:rPr>
          <w:rFonts w:ascii="Open Sans" w:eastAsia="Times New Roman" w:hAnsi="Open Sans" w:cs="Open Sans"/>
          <w:color w:val="2D2926"/>
          <w:sz w:val="48"/>
          <w:szCs w:val="48"/>
          <w:lang w:eastAsia="en-GB"/>
        </w:rPr>
      </w:pPr>
      <w:r w:rsidRPr="00B172D4">
        <w:rPr>
          <w:rFonts w:ascii="Open Sans" w:eastAsia="Times New Roman" w:hAnsi="Open Sans" w:cs="Open Sans"/>
          <w:color w:val="2D2926"/>
          <w:sz w:val="48"/>
          <w:szCs w:val="48"/>
          <w:lang w:eastAsia="en-GB"/>
        </w:rPr>
        <w:t>Addition of a cooking technology</w:t>
      </w:r>
    </w:p>
    <w:p w14:paraId="24E5F7F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Next, we must add a technology to service this new demand. During this process we must be careful to specify the end-use of the technology as </w:t>
      </w:r>
      <w:commentRangeStart w:id="7"/>
      <w:r w:rsidRPr="00B172D4">
        <w:rPr>
          <w:rFonts w:ascii="Open Sans" w:eastAsia="Times New Roman" w:hAnsi="Open Sans" w:cs="Open Sans"/>
          <w:color w:val="444444"/>
          <w:sz w:val="24"/>
          <w:szCs w:val="24"/>
          <w:lang w:eastAsia="en-GB"/>
        </w:rPr>
        <w:t>cook</w:t>
      </w:r>
      <w:commentRangeEnd w:id="7"/>
      <w:r w:rsidR="00906E1D">
        <w:rPr>
          <w:rStyle w:val="CommentReference"/>
        </w:rPr>
        <w:commentReference w:id="7"/>
      </w:r>
      <w:r w:rsidRPr="00B172D4">
        <w:rPr>
          <w:rFonts w:ascii="Open Sans" w:eastAsia="Times New Roman" w:hAnsi="Open Sans" w:cs="Open Sans"/>
          <w:color w:val="444444"/>
          <w:sz w:val="24"/>
          <w:szCs w:val="24"/>
          <w:lang w:eastAsia="en-GB"/>
        </w:rPr>
        <w:t>.</w:t>
      </w:r>
    </w:p>
    <w:p w14:paraId="2565AB9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For this example, we will add two competing technologies to service the cooking demand: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and </w:t>
      </w:r>
      <w:proofErr w:type="spellStart"/>
      <w:r w:rsidRPr="00B172D4">
        <w:rPr>
          <w:rFonts w:ascii="Courier New" w:eastAsia="Times New Roman" w:hAnsi="Courier New" w:cs="Courier New"/>
          <w:color w:val="000000"/>
          <w:sz w:val="24"/>
          <w:szCs w:val="24"/>
          <w:lang w:eastAsia="en-GB"/>
        </w:rPr>
        <w:t>gas_stove</w:t>
      </w:r>
      <w:proofErr w:type="spellEnd"/>
      <w:r w:rsidRPr="00B172D4">
        <w:rPr>
          <w:rFonts w:ascii="Open Sans" w:eastAsia="Times New Roman" w:hAnsi="Open Sans" w:cs="Open Sans"/>
          <w:color w:val="444444"/>
          <w:sz w:val="24"/>
          <w:szCs w:val="24"/>
          <w:lang w:eastAsia="en-GB"/>
        </w:rPr>
        <w:t> to the </w:t>
      </w:r>
      <w:r w:rsidRPr="00B172D4">
        <w:rPr>
          <w:rFonts w:ascii="Courier New" w:eastAsia="Times New Roman" w:hAnsi="Courier New" w:cs="Courier New"/>
          <w:color w:val="000000"/>
          <w:sz w:val="24"/>
          <w:szCs w:val="24"/>
          <w:lang w:eastAsia="en-GB"/>
        </w:rPr>
        <w:t>Technodata.csv</w:t>
      </w:r>
      <w:r w:rsidRPr="00B172D4">
        <w:rPr>
          <w:rFonts w:ascii="Open Sans" w:eastAsia="Times New Roman" w:hAnsi="Open Sans" w:cs="Open Sans"/>
          <w:color w:val="444444"/>
          <w:sz w:val="24"/>
          <w:szCs w:val="24"/>
          <w:lang w:eastAsia="en-GB"/>
        </w:rPr>
        <w:t> file in </w:t>
      </w:r>
      <w:r w:rsidRPr="00B172D4">
        <w:rPr>
          <w:rFonts w:ascii="Courier New" w:eastAsia="Times New Roman" w:hAnsi="Courier New" w:cs="Courier New"/>
          <w:color w:val="000000"/>
          <w:sz w:val="24"/>
          <w:szCs w:val="24"/>
          <w:lang w:eastAsia="en-GB"/>
        </w:rPr>
        <w:t>/</w:t>
      </w:r>
      <w:proofErr w:type="spellStart"/>
      <w:r w:rsidRPr="00B172D4">
        <w:rPr>
          <w:rFonts w:ascii="Courier New" w:eastAsia="Times New Roman" w:hAnsi="Courier New" w:cs="Courier New"/>
          <w:color w:val="000000"/>
          <w:sz w:val="24"/>
          <w:szCs w:val="24"/>
          <w:lang w:eastAsia="en-GB"/>
        </w:rPr>
        <w:t>technodata</w:t>
      </w:r>
      <w:proofErr w:type="spellEnd"/>
      <w:r w:rsidRPr="00B172D4">
        <w:rPr>
          <w:rFonts w:ascii="Courier New" w:eastAsia="Times New Roman" w:hAnsi="Courier New" w:cs="Courier New"/>
          <w:color w:val="000000"/>
          <w:sz w:val="24"/>
          <w:szCs w:val="24"/>
          <w:lang w:eastAsia="en-GB"/>
        </w:rPr>
        <w:t>/residential/Technodata.csv</w:t>
      </w:r>
      <w:r w:rsidRPr="00B172D4">
        <w:rPr>
          <w:rFonts w:ascii="Open Sans" w:eastAsia="Times New Roman" w:hAnsi="Open Sans" w:cs="Open Sans"/>
          <w:color w:val="444444"/>
          <w:sz w:val="24"/>
          <w:szCs w:val="24"/>
          <w:lang w:eastAsia="en-GB"/>
        </w:rPr>
        <w:t>.</w:t>
      </w:r>
    </w:p>
    <w:p w14:paraId="4873E3C5" w14:textId="37F018BC"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For this, we copy the </w:t>
      </w:r>
      <w:proofErr w:type="spellStart"/>
      <w:r w:rsidRPr="00B172D4">
        <w:rPr>
          <w:rFonts w:ascii="Courier New" w:eastAsia="Times New Roman" w:hAnsi="Courier New" w:cs="Courier New"/>
          <w:color w:val="000000"/>
          <w:sz w:val="24"/>
          <w:szCs w:val="24"/>
          <w:lang w:eastAsia="en-GB"/>
        </w:rPr>
        <w:t>gasboiler</w:t>
      </w:r>
      <w:proofErr w:type="spellEnd"/>
      <w:r w:rsidRPr="00B172D4">
        <w:rPr>
          <w:rFonts w:ascii="Open Sans" w:eastAsia="Times New Roman" w:hAnsi="Open Sans" w:cs="Open Sans"/>
          <w:color w:val="444444"/>
          <w:sz w:val="24"/>
          <w:szCs w:val="24"/>
          <w:lang w:eastAsia="en-GB"/>
        </w:rPr>
        <w:t> row for </w:t>
      </w:r>
      <w:r w:rsidRPr="00B172D4">
        <w:rPr>
          <w:rFonts w:ascii="Courier New" w:eastAsia="Times New Roman" w:hAnsi="Courier New" w:cs="Courier New"/>
          <w:color w:val="000000"/>
          <w:sz w:val="24"/>
          <w:szCs w:val="24"/>
          <w:lang w:eastAsia="en-GB"/>
        </w:rPr>
        <w:t>R1</w:t>
      </w:r>
      <w:r w:rsidRPr="00B172D4">
        <w:rPr>
          <w:rFonts w:ascii="Open Sans" w:eastAsia="Times New Roman" w:hAnsi="Open Sans" w:cs="Open Sans"/>
          <w:color w:val="444444"/>
          <w:sz w:val="24"/>
          <w:szCs w:val="24"/>
          <w:lang w:eastAsia="en-GB"/>
        </w:rPr>
        <w:t> and paste it for the new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For </w:t>
      </w:r>
      <w:proofErr w:type="spellStart"/>
      <w:r w:rsidRPr="00B172D4">
        <w:rPr>
          <w:rFonts w:ascii="Courier New" w:eastAsia="Times New Roman" w:hAnsi="Courier New" w:cs="Courier New"/>
          <w:color w:val="000000"/>
          <w:sz w:val="24"/>
          <w:szCs w:val="24"/>
          <w:lang w:eastAsia="en-GB"/>
        </w:rPr>
        <w:t>gas_stove</w:t>
      </w:r>
      <w:proofErr w:type="spellEnd"/>
      <w:r w:rsidRPr="00B172D4">
        <w:rPr>
          <w:rFonts w:ascii="Open Sans" w:eastAsia="Times New Roman" w:hAnsi="Open Sans" w:cs="Open Sans"/>
          <w:color w:val="444444"/>
          <w:sz w:val="24"/>
          <w:szCs w:val="24"/>
          <w:lang w:eastAsia="en-GB"/>
        </w:rPr>
        <w:t> we copy and paste the data for </w:t>
      </w:r>
      <w:proofErr w:type="spellStart"/>
      <w:r w:rsidRPr="00B172D4">
        <w:rPr>
          <w:rFonts w:ascii="Courier New" w:eastAsia="Times New Roman" w:hAnsi="Courier New" w:cs="Courier New"/>
          <w:color w:val="000000"/>
          <w:sz w:val="24"/>
          <w:szCs w:val="24"/>
          <w:lang w:eastAsia="en-GB"/>
        </w:rPr>
        <w:t>heatpump</w:t>
      </w:r>
      <w:proofErr w:type="spellEnd"/>
      <w:r w:rsidRPr="00B172D4">
        <w:rPr>
          <w:rFonts w:ascii="Open Sans" w:eastAsia="Times New Roman" w:hAnsi="Open Sans" w:cs="Open Sans"/>
          <w:color w:val="444444"/>
          <w:sz w:val="24"/>
          <w:szCs w:val="24"/>
          <w:lang w:eastAsia="en-GB"/>
        </w:rPr>
        <w:t> from region R1. In the figure below we show this, but only show the first few columns for the interest of space. We will also relax the growth constraints to ensure that the growth in technologies can meet demand.</w:t>
      </w:r>
    </w:p>
    <w:p w14:paraId="20F5CD57" w14:textId="7369815A"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4178911E" wp14:editId="6CB4E95D">
            <wp:extent cx="5731510" cy="4178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17830"/>
                    </a:xfrm>
                    <a:prstGeom prst="rect">
                      <a:avLst/>
                    </a:prstGeom>
                    <a:noFill/>
                    <a:ln>
                      <a:noFill/>
                    </a:ln>
                  </pic:spPr>
                </pic:pic>
              </a:graphicData>
            </a:graphic>
          </wp:inline>
        </w:drawing>
      </w:r>
    </w:p>
    <w:p w14:paraId="10D3551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2.8:</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technodata</w:t>
      </w:r>
      <w:proofErr w:type="spellEnd"/>
      <w:r w:rsidRPr="00B172D4">
        <w:rPr>
          <w:rFonts w:ascii="Open Sans" w:eastAsia="Times New Roman" w:hAnsi="Open Sans" w:cs="Open Sans"/>
          <w:color w:val="444444"/>
          <w:sz w:val="24"/>
          <w:szCs w:val="24"/>
          <w:lang w:eastAsia="en-GB"/>
        </w:rPr>
        <w:t xml:space="preserve"> file opened in Excel.</w:t>
      </w:r>
    </w:p>
    <w:p w14:paraId="16749FC3" w14:textId="62F1C352"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As can be seen we have added two technologies with different </w:t>
      </w:r>
      <w:proofErr w:type="spellStart"/>
      <w:r w:rsidRPr="00B172D4">
        <w:rPr>
          <w:rFonts w:ascii="Open Sans" w:eastAsia="Times New Roman" w:hAnsi="Open Sans" w:cs="Open Sans"/>
          <w:color w:val="444444"/>
          <w:sz w:val="24"/>
          <w:szCs w:val="24"/>
          <w:lang w:eastAsia="en-GB"/>
        </w:rPr>
        <w:t>cap_par</w:t>
      </w:r>
      <w:proofErr w:type="spellEnd"/>
      <w:r w:rsidRPr="00B172D4">
        <w:rPr>
          <w:rFonts w:ascii="Open Sans" w:eastAsia="Times New Roman" w:hAnsi="Open Sans" w:cs="Open Sans"/>
          <w:color w:val="444444"/>
          <w:sz w:val="24"/>
          <w:szCs w:val="24"/>
          <w:lang w:eastAsia="en-GB"/>
        </w:rPr>
        <w:t xml:space="preserve"> costs</w:t>
      </w:r>
      <w:r w:rsidR="00C610E0">
        <w:rPr>
          <w:rFonts w:ascii="Open Sans" w:eastAsia="Times New Roman" w:hAnsi="Open Sans" w:cs="Open Sans"/>
          <w:color w:val="444444"/>
          <w:sz w:val="24"/>
          <w:szCs w:val="24"/>
          <w:lang w:eastAsia="en-GB"/>
        </w:rPr>
        <w:t xml:space="preserve"> to each other</w:t>
      </w:r>
      <w:r w:rsidRPr="00B172D4">
        <w:rPr>
          <w:rFonts w:ascii="Open Sans" w:eastAsia="Times New Roman" w:hAnsi="Open Sans" w:cs="Open Sans"/>
          <w:color w:val="444444"/>
          <w:sz w:val="24"/>
          <w:szCs w:val="24"/>
          <w:lang w:eastAsia="en-GB"/>
        </w:rPr>
        <w:t xml:space="preserve">. We specified their respective fuels, and the </w:t>
      </w:r>
      <w:proofErr w:type="spellStart"/>
      <w:r w:rsidRPr="00B172D4">
        <w:rPr>
          <w:rFonts w:ascii="Open Sans" w:eastAsia="Times New Roman" w:hAnsi="Open Sans" w:cs="Open Sans"/>
          <w:color w:val="444444"/>
          <w:sz w:val="24"/>
          <w:szCs w:val="24"/>
          <w:lang w:eastAsia="en-GB"/>
        </w:rPr>
        <w:t>enduse</w:t>
      </w:r>
      <w:proofErr w:type="spellEnd"/>
      <w:r w:rsidRPr="00B172D4">
        <w:rPr>
          <w:rFonts w:ascii="Open Sans" w:eastAsia="Times New Roman" w:hAnsi="Open Sans" w:cs="Open Sans"/>
          <w:color w:val="444444"/>
          <w:sz w:val="24"/>
          <w:szCs w:val="24"/>
          <w:lang w:eastAsia="en-GB"/>
        </w:rPr>
        <w:t xml:space="preserve"> for both is cook.</w:t>
      </w:r>
    </w:p>
    <w:p w14:paraId="1321C31A"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also add the data for these new technologies to the following files:</w:t>
      </w:r>
    </w:p>
    <w:p w14:paraId="114665F5" w14:textId="77777777" w:rsidR="00B172D4" w:rsidRPr="00B172D4" w:rsidRDefault="00B172D4" w:rsidP="00B172D4">
      <w:pPr>
        <w:numPr>
          <w:ilvl w:val="0"/>
          <w:numId w:val="4"/>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CommIn.csv</w:t>
      </w:r>
    </w:p>
    <w:p w14:paraId="54C2339B" w14:textId="77777777" w:rsidR="00B172D4" w:rsidRPr="00B172D4" w:rsidRDefault="00B172D4" w:rsidP="00B172D4">
      <w:pPr>
        <w:numPr>
          <w:ilvl w:val="0"/>
          <w:numId w:val="4"/>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CommOut.csv</w:t>
      </w:r>
    </w:p>
    <w:p w14:paraId="3942A5B7" w14:textId="77777777" w:rsidR="00B172D4" w:rsidRPr="00B172D4" w:rsidRDefault="00B172D4" w:rsidP="00B172D4">
      <w:pPr>
        <w:numPr>
          <w:ilvl w:val="0"/>
          <w:numId w:val="4"/>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ExistingCapacity.csv</w:t>
      </w:r>
    </w:p>
    <w:p w14:paraId="4CDC203E"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The </w:t>
      </w:r>
      <w:r w:rsidRPr="00B172D4">
        <w:rPr>
          <w:rFonts w:ascii="Courier New" w:eastAsia="Times New Roman" w:hAnsi="Courier New" w:cs="Courier New"/>
          <w:color w:val="000000"/>
          <w:sz w:val="24"/>
          <w:szCs w:val="24"/>
          <w:lang w:eastAsia="en-GB"/>
        </w:rPr>
        <w:t>CommIn.csv</w:t>
      </w:r>
      <w:r w:rsidRPr="00B172D4">
        <w:rPr>
          <w:rFonts w:ascii="Open Sans" w:eastAsia="Times New Roman" w:hAnsi="Open Sans" w:cs="Open Sans"/>
          <w:color w:val="444444"/>
          <w:sz w:val="24"/>
          <w:szCs w:val="24"/>
          <w:lang w:eastAsia="en-GB"/>
        </w:rPr>
        <w:t> file details the input commodities for each technology. In this case, the inputs are gas and electricity. The </w:t>
      </w:r>
      <w:proofErr w:type="spellStart"/>
      <w:r w:rsidRPr="00B172D4">
        <w:rPr>
          <w:rFonts w:ascii="Courier New" w:eastAsia="Times New Roman" w:hAnsi="Courier New" w:cs="Courier New"/>
          <w:color w:val="000000"/>
          <w:sz w:val="24"/>
          <w:szCs w:val="24"/>
          <w:lang w:eastAsia="en-GB"/>
        </w:rPr>
        <w:t>CommOut</w:t>
      </w:r>
      <w:proofErr w:type="spellEnd"/>
      <w:r w:rsidRPr="00B172D4">
        <w:rPr>
          <w:rFonts w:ascii="Open Sans" w:eastAsia="Times New Roman" w:hAnsi="Open Sans" w:cs="Open Sans"/>
          <w:color w:val="444444"/>
          <w:sz w:val="24"/>
          <w:szCs w:val="24"/>
          <w:lang w:eastAsia="en-GB"/>
        </w:rPr>
        <w:t> file details the outputs of the technology, which will be the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commodity.</w:t>
      </w:r>
    </w:p>
    <w:p w14:paraId="33CDBE4B" w14:textId="70CEAFE0"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add the input to each of the technologies (</w:t>
      </w:r>
      <w:r w:rsidR="00E16260">
        <w:rPr>
          <w:rFonts w:ascii="Open Sans" w:eastAsia="Times New Roman" w:hAnsi="Open Sans" w:cs="Open Sans"/>
          <w:color w:val="444444"/>
          <w:sz w:val="24"/>
          <w:szCs w:val="24"/>
          <w:lang w:eastAsia="en-GB"/>
        </w:rPr>
        <w:t>electricity</w:t>
      </w:r>
      <w:r w:rsidR="00E16260" w:rsidRPr="00B172D4">
        <w:rPr>
          <w:rFonts w:ascii="Open Sans" w:eastAsia="Times New Roman" w:hAnsi="Open Sans" w:cs="Open Sans"/>
          <w:color w:val="444444"/>
          <w:sz w:val="24"/>
          <w:szCs w:val="24"/>
          <w:lang w:eastAsia="en-GB"/>
        </w:rPr>
        <w:t xml:space="preserve"> </w:t>
      </w:r>
      <w:r w:rsidRPr="00B172D4">
        <w:rPr>
          <w:rFonts w:ascii="Open Sans" w:eastAsia="Times New Roman" w:hAnsi="Open Sans" w:cs="Open Sans"/>
          <w:color w:val="444444"/>
          <w:sz w:val="24"/>
          <w:szCs w:val="24"/>
          <w:lang w:eastAsia="en-GB"/>
        </w:rPr>
        <w:t xml:space="preserve">and </w:t>
      </w:r>
      <w:r w:rsidR="00E16260">
        <w:rPr>
          <w:rFonts w:ascii="Open Sans" w:eastAsia="Times New Roman" w:hAnsi="Open Sans" w:cs="Open Sans"/>
          <w:color w:val="444444"/>
          <w:sz w:val="24"/>
          <w:szCs w:val="24"/>
          <w:lang w:eastAsia="en-GB"/>
        </w:rPr>
        <w:t>gas</w:t>
      </w:r>
      <w:r w:rsidR="00E16260" w:rsidRPr="00B172D4">
        <w:rPr>
          <w:rFonts w:ascii="Open Sans" w:eastAsia="Times New Roman" w:hAnsi="Open Sans" w:cs="Open Sans"/>
          <w:color w:val="444444"/>
          <w:sz w:val="24"/>
          <w:szCs w:val="24"/>
          <w:lang w:eastAsia="en-GB"/>
        </w:rPr>
        <w:t xml:space="preserve"> </w:t>
      </w:r>
      <w:r w:rsidRPr="00B172D4">
        <w:rPr>
          <w:rFonts w:ascii="Open Sans" w:eastAsia="Times New Roman" w:hAnsi="Open Sans" w:cs="Open Sans"/>
          <w:color w:val="444444"/>
          <w:sz w:val="24"/>
          <w:szCs w:val="24"/>
          <w:lang w:eastAsia="en-GB"/>
        </w:rPr>
        <w:t>for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w:t>
      </w:r>
      <w:ins w:id="8" w:author="Simon Patterson" w:date="2022-03-09T00:15:00Z">
        <w:r w:rsidR="00E16260">
          <w:rPr>
            <w:rFonts w:ascii="Open Sans" w:eastAsia="Times New Roman" w:hAnsi="Open Sans" w:cs="Open Sans"/>
            <w:color w:val="444444"/>
            <w:sz w:val="24"/>
            <w:szCs w:val="24"/>
            <w:lang w:eastAsia="en-GB"/>
          </w:rPr>
          <w:t xml:space="preserve">and </w:t>
        </w:r>
        <w:proofErr w:type="spellStart"/>
        <w:r w:rsidR="00E16260" w:rsidRPr="00B172D4">
          <w:rPr>
            <w:rFonts w:ascii="Courier New" w:eastAsia="Times New Roman" w:hAnsi="Courier New" w:cs="Courier New"/>
            <w:color w:val="000000"/>
            <w:sz w:val="24"/>
            <w:szCs w:val="24"/>
            <w:lang w:eastAsia="en-GB"/>
          </w:rPr>
          <w:t>gas_</w:t>
        </w:r>
        <w:proofErr w:type="gramStart"/>
        <w:r w:rsidR="00E16260" w:rsidRPr="00B172D4">
          <w:rPr>
            <w:rFonts w:ascii="Courier New" w:eastAsia="Times New Roman" w:hAnsi="Courier New" w:cs="Courier New"/>
            <w:color w:val="000000"/>
            <w:sz w:val="24"/>
            <w:szCs w:val="24"/>
            <w:lang w:eastAsia="en-GB"/>
          </w:rPr>
          <w:t>stove</w:t>
        </w:r>
        <w:proofErr w:type="spellEnd"/>
        <w:r w:rsidR="00E16260"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respectively</w:t>
      </w:r>
      <w:proofErr w:type="gramEnd"/>
      <w:r w:rsidRPr="00B172D4">
        <w:rPr>
          <w:rFonts w:ascii="Open Sans" w:eastAsia="Times New Roman" w:hAnsi="Open Sans" w:cs="Open Sans"/>
          <w:color w:val="444444"/>
          <w:sz w:val="24"/>
          <w:szCs w:val="24"/>
          <w:lang w:eastAsia="en-GB"/>
        </w:rPr>
        <w:t>), outputs of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for both and the existing capacity for each technology.</w:t>
      </w:r>
    </w:p>
    <w:p w14:paraId="770A1FEE" w14:textId="1B47345D"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4963F780" wp14:editId="68C65211">
            <wp:extent cx="5731510" cy="85725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57250"/>
                    </a:xfrm>
                    <a:prstGeom prst="rect">
                      <a:avLst/>
                    </a:prstGeom>
                    <a:noFill/>
                    <a:ln>
                      <a:noFill/>
                    </a:ln>
                  </pic:spPr>
                </pic:pic>
              </a:graphicData>
            </a:graphic>
          </wp:inline>
        </w:drawing>
      </w:r>
    </w:p>
    <w:p w14:paraId="5A77E1C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2.9:</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CommIn</w:t>
      </w:r>
      <w:proofErr w:type="spellEnd"/>
      <w:r w:rsidRPr="00B172D4">
        <w:rPr>
          <w:rFonts w:ascii="Open Sans" w:eastAsia="Times New Roman" w:hAnsi="Open Sans" w:cs="Open Sans"/>
          <w:color w:val="444444"/>
          <w:sz w:val="24"/>
          <w:szCs w:val="24"/>
          <w:lang w:eastAsia="en-GB"/>
        </w:rPr>
        <w:t xml:space="preserve"> file opened in Excel.</w:t>
      </w:r>
    </w:p>
    <w:p w14:paraId="441C58FE"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Notice in Figure 2.9 that we had to add a column for the new </w:t>
      </w:r>
      <w:r w:rsidRPr="00B172D4">
        <w:rPr>
          <w:rFonts w:ascii="Courier New" w:eastAsia="Times New Roman" w:hAnsi="Courier New" w:cs="Courier New"/>
          <w:color w:val="000000"/>
          <w:sz w:val="24"/>
          <w:szCs w:val="24"/>
          <w:lang w:eastAsia="en-GB"/>
        </w:rPr>
        <w:t>cook</w:t>
      </w:r>
      <w:r w:rsidRPr="00B172D4">
        <w:rPr>
          <w:rFonts w:ascii="Open Sans" w:eastAsia="Times New Roman" w:hAnsi="Open Sans" w:cs="Open Sans"/>
          <w:color w:val="444444"/>
          <w:sz w:val="24"/>
          <w:szCs w:val="24"/>
          <w:lang w:eastAsia="en-GB"/>
        </w:rPr>
        <w:t xml:space="preserve">. We must also do the same for the </w:t>
      </w:r>
      <w:proofErr w:type="spellStart"/>
      <w:r w:rsidRPr="00B172D4">
        <w:rPr>
          <w:rFonts w:ascii="Open Sans" w:eastAsia="Times New Roman" w:hAnsi="Open Sans" w:cs="Open Sans"/>
          <w:color w:val="444444"/>
          <w:sz w:val="24"/>
          <w:szCs w:val="24"/>
          <w:lang w:eastAsia="en-GB"/>
        </w:rPr>
        <w:t>CommOut</w:t>
      </w:r>
      <w:proofErr w:type="spellEnd"/>
      <w:r w:rsidRPr="00B172D4">
        <w:rPr>
          <w:rFonts w:ascii="Open Sans" w:eastAsia="Times New Roman" w:hAnsi="Open Sans" w:cs="Open Sans"/>
          <w:color w:val="444444"/>
          <w:sz w:val="24"/>
          <w:szCs w:val="24"/>
          <w:lang w:eastAsia="en-GB"/>
        </w:rPr>
        <w:t xml:space="preserve"> file, below:</w:t>
      </w:r>
    </w:p>
    <w:p w14:paraId="0E8EE4BD" w14:textId="56F8760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lastRenderedPageBreak/>
        <w:drawing>
          <wp:inline distT="0" distB="0" distL="0" distR="0" wp14:anchorId="1B1ACDE8" wp14:editId="6907453F">
            <wp:extent cx="5731510" cy="868045"/>
            <wp:effectExtent l="0" t="0" r="254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p>
    <w:p w14:paraId="1AE9DFAF"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2.10:</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CommOut</w:t>
      </w:r>
      <w:proofErr w:type="spellEnd"/>
      <w:r w:rsidRPr="00B172D4">
        <w:rPr>
          <w:rFonts w:ascii="Open Sans" w:eastAsia="Times New Roman" w:hAnsi="Open Sans" w:cs="Open Sans"/>
          <w:color w:val="444444"/>
          <w:sz w:val="24"/>
          <w:szCs w:val="24"/>
          <w:lang w:eastAsia="en-GB"/>
        </w:rPr>
        <w:t xml:space="preserve"> file opened in Excel.</w:t>
      </w:r>
    </w:p>
    <w:p w14:paraId="1936F8D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do this for the </w:t>
      </w:r>
      <w:r w:rsidRPr="00B172D4">
        <w:rPr>
          <w:rFonts w:ascii="Courier New" w:eastAsia="Times New Roman" w:hAnsi="Courier New" w:cs="Courier New"/>
          <w:color w:val="000000"/>
          <w:sz w:val="24"/>
          <w:szCs w:val="24"/>
          <w:lang w:eastAsia="en-GB"/>
        </w:rPr>
        <w:t>gas</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power</w:t>
      </w:r>
      <w:r w:rsidRPr="00B172D4">
        <w:rPr>
          <w:rFonts w:ascii="Open Sans" w:eastAsia="Times New Roman" w:hAnsi="Open Sans" w:cs="Open Sans"/>
          <w:color w:val="444444"/>
          <w:sz w:val="24"/>
          <w:szCs w:val="24"/>
          <w:lang w:eastAsia="en-GB"/>
        </w:rPr>
        <w:t> sector as well.</w:t>
      </w:r>
    </w:p>
    <w:p w14:paraId="6CF4454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edit the </w:t>
      </w:r>
      <w:r w:rsidRPr="00B172D4">
        <w:rPr>
          <w:rFonts w:ascii="Courier New" w:eastAsia="Times New Roman" w:hAnsi="Courier New" w:cs="Courier New"/>
          <w:color w:val="000000"/>
          <w:sz w:val="24"/>
          <w:szCs w:val="24"/>
          <w:lang w:eastAsia="en-GB"/>
        </w:rPr>
        <w:t>ExistingCapacity.csv</w:t>
      </w:r>
      <w:r w:rsidRPr="00B172D4">
        <w:rPr>
          <w:rFonts w:ascii="Open Sans" w:eastAsia="Times New Roman" w:hAnsi="Open Sans" w:cs="Open Sans"/>
          <w:color w:val="444444"/>
          <w:sz w:val="24"/>
          <w:szCs w:val="24"/>
          <w:lang w:eastAsia="en-GB"/>
        </w:rPr>
        <w:t> file to detail how much existing capacity there is in the base year and beyond.</w:t>
      </w:r>
    </w:p>
    <w:p w14:paraId="72120549" w14:textId="2908D4E9"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6E5A000A" wp14:editId="7FDEFFD0">
            <wp:extent cx="5731510" cy="73025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p>
    <w:p w14:paraId="3861BBBA"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2.11:</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ExistingCapacity</w:t>
      </w:r>
      <w:proofErr w:type="spellEnd"/>
      <w:r w:rsidRPr="00B172D4">
        <w:rPr>
          <w:rFonts w:ascii="Open Sans" w:eastAsia="Times New Roman" w:hAnsi="Open Sans" w:cs="Open Sans"/>
          <w:color w:val="444444"/>
          <w:sz w:val="24"/>
          <w:szCs w:val="24"/>
          <w:lang w:eastAsia="en-GB"/>
        </w:rPr>
        <w:t xml:space="preserve"> file opened in Excel.</w:t>
      </w:r>
    </w:p>
    <w:p w14:paraId="186BB24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Due to the additional demand for gas and electricity brought on by the new cook demand, it is necessary to relax the growth constraints for </w:t>
      </w:r>
      <w:r w:rsidRPr="00B172D4">
        <w:rPr>
          <w:rFonts w:ascii="Courier New" w:eastAsia="Times New Roman" w:hAnsi="Courier New" w:cs="Courier New"/>
          <w:color w:val="000000"/>
          <w:sz w:val="24"/>
          <w:szCs w:val="24"/>
          <w:lang w:eastAsia="en-GB"/>
        </w:rPr>
        <w:t>gassupply1</w:t>
      </w:r>
      <w:r w:rsidRPr="00B172D4">
        <w:rPr>
          <w:rFonts w:ascii="Open Sans" w:eastAsia="Times New Roman" w:hAnsi="Open Sans" w:cs="Open Sans"/>
          <w:color w:val="444444"/>
          <w:sz w:val="24"/>
          <w:szCs w:val="24"/>
          <w:lang w:eastAsia="en-GB"/>
        </w:rPr>
        <w:t> in the </w:t>
      </w:r>
      <w:proofErr w:type="spellStart"/>
      <w:r w:rsidRPr="00B172D4">
        <w:rPr>
          <w:rFonts w:ascii="Courier New" w:eastAsia="Times New Roman" w:hAnsi="Courier New" w:cs="Courier New"/>
          <w:color w:val="000000"/>
          <w:sz w:val="24"/>
          <w:szCs w:val="24"/>
          <w:lang w:eastAsia="en-GB"/>
        </w:rPr>
        <w:t>technodata</w:t>
      </w:r>
      <w:proofErr w:type="spellEnd"/>
      <w:r w:rsidRPr="00B172D4">
        <w:rPr>
          <w:rFonts w:ascii="Courier New" w:eastAsia="Times New Roman" w:hAnsi="Courier New" w:cs="Courier New"/>
          <w:color w:val="000000"/>
          <w:sz w:val="24"/>
          <w:szCs w:val="24"/>
          <w:lang w:eastAsia="en-GB"/>
        </w:rPr>
        <w:t>/gas/technodata.csv</w:t>
      </w:r>
      <w:r w:rsidRPr="00B172D4">
        <w:rPr>
          <w:rFonts w:ascii="Open Sans" w:eastAsia="Times New Roman" w:hAnsi="Open Sans" w:cs="Open Sans"/>
          <w:color w:val="444444"/>
          <w:sz w:val="24"/>
          <w:szCs w:val="24"/>
          <w:lang w:eastAsia="en-GB"/>
        </w:rPr>
        <w:t> file. For this example, we set this file as follows:</w:t>
      </w:r>
    </w:p>
    <w:p w14:paraId="76A404BE" w14:textId="06F79F96"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0DC079C5" wp14:editId="0FCEAE0B">
            <wp:extent cx="5731510" cy="344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4170"/>
                    </a:xfrm>
                    <a:prstGeom prst="rect">
                      <a:avLst/>
                    </a:prstGeom>
                    <a:noFill/>
                    <a:ln>
                      <a:noFill/>
                    </a:ln>
                  </pic:spPr>
                </pic:pic>
              </a:graphicData>
            </a:graphic>
          </wp:inline>
        </w:drawing>
      </w:r>
    </w:p>
    <w:p w14:paraId="0D56E5E3"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2.12:</w:t>
      </w:r>
      <w:r w:rsidRPr="00B172D4">
        <w:rPr>
          <w:rFonts w:ascii="Open Sans" w:eastAsia="Times New Roman" w:hAnsi="Open Sans" w:cs="Open Sans"/>
          <w:color w:val="444444"/>
          <w:sz w:val="24"/>
          <w:szCs w:val="24"/>
          <w:lang w:eastAsia="en-GB"/>
        </w:rPr>
        <w:t> Edited gas/</w:t>
      </w:r>
      <w:proofErr w:type="spellStart"/>
      <w:r w:rsidRPr="00B172D4">
        <w:rPr>
          <w:rFonts w:ascii="Open Sans" w:eastAsia="Times New Roman" w:hAnsi="Open Sans" w:cs="Open Sans"/>
          <w:color w:val="444444"/>
          <w:sz w:val="24"/>
          <w:szCs w:val="24"/>
          <w:lang w:eastAsia="en-GB"/>
        </w:rPr>
        <w:t>technodata</w:t>
      </w:r>
      <w:proofErr w:type="spellEnd"/>
      <w:r w:rsidRPr="00B172D4">
        <w:rPr>
          <w:rFonts w:ascii="Open Sans" w:eastAsia="Times New Roman" w:hAnsi="Open Sans" w:cs="Open Sans"/>
          <w:color w:val="444444"/>
          <w:sz w:val="24"/>
          <w:szCs w:val="24"/>
          <w:lang w:eastAsia="en-GB"/>
        </w:rPr>
        <w:t xml:space="preserve"> file opened in Excel.</w:t>
      </w:r>
    </w:p>
    <w:p w14:paraId="59BDE87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must also ensure there are no </w:t>
      </w:r>
      <w:r w:rsidRPr="00B172D4">
        <w:rPr>
          <w:rFonts w:ascii="Courier New" w:eastAsia="Times New Roman" w:hAnsi="Courier New" w:cs="Courier New"/>
          <w:color w:val="000000"/>
          <w:sz w:val="24"/>
          <w:szCs w:val="24"/>
          <w:lang w:eastAsia="en-GB"/>
        </w:rPr>
        <w:t>0</w:t>
      </w:r>
      <w:r w:rsidRPr="00B172D4">
        <w:rPr>
          <w:rFonts w:ascii="Open Sans" w:eastAsia="Times New Roman" w:hAnsi="Open Sans" w:cs="Open Sans"/>
          <w:color w:val="444444"/>
          <w:sz w:val="24"/>
          <w:szCs w:val="24"/>
          <w:lang w:eastAsia="en-GB"/>
        </w:rPr>
        <w:t> in the </w:t>
      </w:r>
      <w:r w:rsidRPr="00B172D4">
        <w:rPr>
          <w:rFonts w:ascii="Courier New" w:eastAsia="Times New Roman" w:hAnsi="Courier New" w:cs="Courier New"/>
          <w:color w:val="000000"/>
          <w:sz w:val="24"/>
          <w:szCs w:val="24"/>
          <w:lang w:eastAsia="en-GB"/>
        </w:rPr>
        <w:t>ExistingCapacity.csv</w:t>
      </w:r>
      <w:r w:rsidRPr="00B172D4">
        <w:rPr>
          <w:rFonts w:ascii="Open Sans" w:eastAsia="Times New Roman" w:hAnsi="Open Sans" w:cs="Open Sans"/>
          <w:color w:val="444444"/>
          <w:sz w:val="24"/>
          <w:szCs w:val="24"/>
          <w:lang w:eastAsia="en-GB"/>
        </w:rPr>
        <w:t> for any of the sectors. Therefore, go through the </w:t>
      </w:r>
      <w:r w:rsidRPr="00B172D4">
        <w:rPr>
          <w:rFonts w:ascii="Courier New" w:eastAsia="Times New Roman" w:hAnsi="Courier New" w:cs="Courier New"/>
          <w:color w:val="000000"/>
          <w:sz w:val="24"/>
          <w:szCs w:val="24"/>
          <w:lang w:eastAsia="en-GB"/>
        </w:rPr>
        <w:t>gas/ExistingCapacity.csv</w:t>
      </w:r>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4"/>
          <w:szCs w:val="24"/>
          <w:lang w:eastAsia="en-GB"/>
        </w:rPr>
        <w:t>power/ExistingCapacity.csv</w:t>
      </w:r>
      <w:r w:rsidRPr="00B172D4">
        <w:rPr>
          <w:rFonts w:ascii="Open Sans" w:eastAsia="Times New Roman" w:hAnsi="Open Sans" w:cs="Open Sans"/>
          <w:color w:val="444444"/>
          <w:sz w:val="24"/>
          <w:szCs w:val="24"/>
          <w:lang w:eastAsia="en-GB"/>
        </w:rPr>
        <w:t> and replace them with a non-zero value, such as </w:t>
      </w:r>
      <w:r w:rsidRPr="00B172D4">
        <w:rPr>
          <w:rFonts w:ascii="Courier New" w:eastAsia="Times New Roman" w:hAnsi="Courier New" w:cs="Courier New"/>
          <w:color w:val="000000"/>
          <w:sz w:val="24"/>
          <w:szCs w:val="24"/>
          <w:lang w:eastAsia="en-GB"/>
        </w:rPr>
        <w:t>0.01</w:t>
      </w:r>
      <w:r w:rsidRPr="00B172D4">
        <w:rPr>
          <w:rFonts w:ascii="Open Sans" w:eastAsia="Times New Roman" w:hAnsi="Open Sans" w:cs="Open Sans"/>
          <w:color w:val="444444"/>
          <w:sz w:val="24"/>
          <w:szCs w:val="24"/>
          <w:lang w:eastAsia="en-GB"/>
        </w:rPr>
        <w:t>. Below is an example for the </w:t>
      </w:r>
      <w:r w:rsidRPr="00B172D4">
        <w:rPr>
          <w:rFonts w:ascii="Courier New" w:eastAsia="Times New Roman" w:hAnsi="Courier New" w:cs="Courier New"/>
          <w:color w:val="000000"/>
          <w:sz w:val="24"/>
          <w:szCs w:val="24"/>
          <w:lang w:eastAsia="en-GB"/>
        </w:rPr>
        <w:t>gas</w:t>
      </w:r>
      <w:r w:rsidRPr="00B172D4">
        <w:rPr>
          <w:rFonts w:ascii="Open Sans" w:eastAsia="Times New Roman" w:hAnsi="Open Sans" w:cs="Open Sans"/>
          <w:color w:val="444444"/>
          <w:sz w:val="24"/>
          <w:szCs w:val="24"/>
          <w:lang w:eastAsia="en-GB"/>
        </w:rPr>
        <w:t> sector:</w:t>
      </w:r>
    </w:p>
    <w:p w14:paraId="658CF7FF" w14:textId="6D602B61"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2C0C310A" wp14:editId="6C860AFB">
            <wp:extent cx="5731510" cy="287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655"/>
                    </a:xfrm>
                    <a:prstGeom prst="rect">
                      <a:avLst/>
                    </a:prstGeom>
                    <a:noFill/>
                    <a:ln>
                      <a:noFill/>
                    </a:ln>
                  </pic:spPr>
                </pic:pic>
              </a:graphicData>
            </a:graphic>
          </wp:inline>
        </w:drawing>
      </w:r>
    </w:p>
    <w:p w14:paraId="6C12E3C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2.13:</w:t>
      </w:r>
      <w:r w:rsidRPr="00B172D4">
        <w:rPr>
          <w:rFonts w:ascii="Open Sans" w:eastAsia="Times New Roman" w:hAnsi="Open Sans" w:cs="Open Sans"/>
          <w:color w:val="444444"/>
          <w:sz w:val="24"/>
          <w:szCs w:val="24"/>
          <w:lang w:eastAsia="en-GB"/>
        </w:rPr>
        <w:t> Edited gas/ExistingCapacity.csv file opened in Excel.</w:t>
      </w:r>
    </w:p>
    <w:p w14:paraId="2BB82F1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Next, we must run the simulation with our modified input files using the following command in the relevant directory:</w:t>
      </w:r>
    </w:p>
    <w:p w14:paraId="53F36663"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B172D4">
        <w:rPr>
          <w:rFonts w:ascii="Courier New" w:eastAsia="Times New Roman" w:hAnsi="Courier New" w:cs="Courier New"/>
          <w:color w:val="000000"/>
          <w:sz w:val="30"/>
          <w:szCs w:val="30"/>
          <w:lang w:eastAsia="en-GB"/>
        </w:rPr>
        <w:t xml:space="preserve">python -m pip muse </w:t>
      </w:r>
      <w:proofErr w:type="spellStart"/>
      <w:proofErr w:type="gramStart"/>
      <w:r w:rsidRPr="00B172D4">
        <w:rPr>
          <w:rFonts w:ascii="Courier New" w:eastAsia="Times New Roman" w:hAnsi="Courier New" w:cs="Courier New"/>
          <w:color w:val="000000"/>
          <w:sz w:val="30"/>
          <w:szCs w:val="30"/>
          <w:lang w:eastAsia="en-GB"/>
        </w:rPr>
        <w:t>settings.toml</w:t>
      </w:r>
      <w:proofErr w:type="spellEnd"/>
      <w:proofErr w:type="gramEnd"/>
    </w:p>
    <w:p w14:paraId="3BABC66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The figure below shows the results for this new demand in the residential sector:</w:t>
      </w:r>
    </w:p>
    <w:p w14:paraId="47E7EAA3" w14:textId="6B9FAA08"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6AC2287E" wp14:editId="45C32CEF">
            <wp:extent cx="5731510" cy="6022975"/>
            <wp:effectExtent l="0" t="0" r="254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022975"/>
                    </a:xfrm>
                    <a:prstGeom prst="rect">
                      <a:avLst/>
                    </a:prstGeom>
                    <a:noFill/>
                    <a:ln>
                      <a:noFill/>
                    </a:ln>
                  </pic:spPr>
                </pic:pic>
              </a:graphicData>
            </a:graphic>
          </wp:inline>
        </w:drawing>
      </w:r>
    </w:p>
    <w:p w14:paraId="27213B0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2.14:</w:t>
      </w:r>
      <w:r w:rsidRPr="00B172D4">
        <w:rPr>
          <w:rFonts w:ascii="Open Sans" w:eastAsia="Times New Roman" w:hAnsi="Open Sans" w:cs="Open Sans"/>
          <w:color w:val="444444"/>
          <w:sz w:val="24"/>
          <w:szCs w:val="24"/>
          <w:lang w:eastAsia="en-GB"/>
        </w:rPr>
        <w:t> Capacity results for the residential sector.</w:t>
      </w:r>
    </w:p>
    <w:p w14:paraId="40E2E7F1"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can see that </w:t>
      </w:r>
      <w:proofErr w:type="spellStart"/>
      <w:r w:rsidRPr="00B172D4">
        <w:rPr>
          <w:rFonts w:ascii="Courier New" w:eastAsia="Times New Roman" w:hAnsi="Courier New" w:cs="Courier New"/>
          <w:color w:val="000000"/>
          <w:sz w:val="24"/>
          <w:szCs w:val="24"/>
          <w:lang w:eastAsia="en-GB"/>
        </w:rPr>
        <w:t>electric_stove</w:t>
      </w:r>
      <w:proofErr w:type="spellEnd"/>
      <w:r w:rsidRPr="00B172D4">
        <w:rPr>
          <w:rFonts w:ascii="Open Sans" w:eastAsia="Times New Roman" w:hAnsi="Open Sans" w:cs="Open Sans"/>
          <w:color w:val="444444"/>
          <w:sz w:val="24"/>
          <w:szCs w:val="24"/>
          <w:lang w:eastAsia="en-GB"/>
        </w:rPr>
        <w:t> takes over completely. This is because of the lower </w:t>
      </w:r>
      <w:proofErr w:type="spellStart"/>
      <w:r w:rsidRPr="00B172D4">
        <w:rPr>
          <w:rFonts w:ascii="Courier New" w:eastAsia="Times New Roman" w:hAnsi="Courier New" w:cs="Courier New"/>
          <w:color w:val="000000"/>
          <w:sz w:val="24"/>
          <w:szCs w:val="24"/>
          <w:lang w:eastAsia="en-GB"/>
        </w:rPr>
        <w:t>cap_par</w:t>
      </w:r>
      <w:proofErr w:type="spellEnd"/>
      <w:r w:rsidRPr="00B172D4">
        <w:rPr>
          <w:rFonts w:ascii="Open Sans" w:eastAsia="Times New Roman" w:hAnsi="Open Sans" w:cs="Open Sans"/>
          <w:color w:val="444444"/>
          <w:sz w:val="24"/>
          <w:szCs w:val="24"/>
          <w:lang w:eastAsia="en-GB"/>
        </w:rPr>
        <w:t> value when compared to </w:t>
      </w:r>
      <w:proofErr w:type="spellStart"/>
      <w:r w:rsidRPr="00B172D4">
        <w:rPr>
          <w:rFonts w:ascii="Courier New" w:eastAsia="Times New Roman" w:hAnsi="Courier New" w:cs="Courier New"/>
          <w:color w:val="000000"/>
          <w:sz w:val="24"/>
          <w:szCs w:val="24"/>
          <w:lang w:eastAsia="en-GB"/>
        </w:rPr>
        <w:t>gas_stove</w:t>
      </w:r>
      <w:proofErr w:type="spellEnd"/>
      <w:r w:rsidRPr="00B172D4">
        <w:rPr>
          <w:rFonts w:ascii="Open Sans" w:eastAsia="Times New Roman" w:hAnsi="Open Sans" w:cs="Open Sans"/>
          <w:color w:val="444444"/>
          <w:sz w:val="24"/>
          <w:szCs w:val="24"/>
          <w:lang w:eastAsia="en-GB"/>
        </w:rPr>
        <w:t>.</w:t>
      </w:r>
    </w:p>
    <w:p w14:paraId="5BE8E550"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For the final example input data showed in this tutorial and results spreadsheet, please refer to the link below:</w:t>
      </w:r>
    </w:p>
    <w:p w14:paraId="10B202F6"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https://zenodo.org/record/6022713#.YgOYyS-l1pQ</w:t>
      </w:r>
    </w:p>
    <w:p w14:paraId="223D2435" w14:textId="1CD03CA9" w:rsidR="002A4E2A" w:rsidRDefault="002A4E2A"/>
    <w:p w14:paraId="7BB3EAD8" w14:textId="40455D4D" w:rsidR="00B172D4" w:rsidRDefault="00B172D4"/>
    <w:p w14:paraId="027F966A" w14:textId="77777777" w:rsidR="00B172D4" w:rsidRPr="00B172D4" w:rsidRDefault="00B172D4" w:rsidP="00B172D4">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B172D4">
        <w:rPr>
          <w:rFonts w:ascii="Times New Roman" w:eastAsia="Times New Roman" w:hAnsi="Times New Roman" w:cs="Times New Roman"/>
          <w:color w:val="2D2926"/>
          <w:kern w:val="36"/>
          <w:sz w:val="60"/>
          <w:szCs w:val="60"/>
          <w:lang w:eastAsia="en-GB"/>
        </w:rPr>
        <w:lastRenderedPageBreak/>
        <w:t>Hands On Exercise 3: Productions constraints by timeslice</w:t>
      </w:r>
    </w:p>
    <w:p w14:paraId="73BA14F4"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In this hands-on we explain how to add constraints to outputs of technologies at certain timeslices. This could </w:t>
      </w:r>
      <w:proofErr w:type="gramStart"/>
      <w:r w:rsidRPr="00B172D4">
        <w:rPr>
          <w:rFonts w:ascii="Open Sans" w:eastAsia="Times New Roman" w:hAnsi="Open Sans" w:cs="Open Sans"/>
          <w:color w:val="444444"/>
          <w:sz w:val="24"/>
          <w:szCs w:val="24"/>
          <w:lang w:eastAsia="en-GB"/>
        </w:rPr>
        <w:t>either by</w:t>
      </w:r>
      <w:proofErr w:type="gramEnd"/>
      <w:r w:rsidRPr="00B172D4">
        <w:rPr>
          <w:rFonts w:ascii="Open Sans" w:eastAsia="Times New Roman" w:hAnsi="Open Sans" w:cs="Open Sans"/>
          <w:color w:val="444444"/>
          <w:sz w:val="24"/>
          <w:szCs w:val="24"/>
          <w:lang w:eastAsia="en-GB"/>
        </w:rPr>
        <w:t xml:space="preserve"> a maximum constraint, for instance with the solar PV example mentioned in the previous lecture. Or, this could be a minimum constraint, where we </w:t>
      </w:r>
      <w:proofErr w:type="gramStart"/>
      <w:r w:rsidRPr="00B172D4">
        <w:rPr>
          <w:rFonts w:ascii="Open Sans" w:eastAsia="Times New Roman" w:hAnsi="Open Sans" w:cs="Open Sans"/>
          <w:color w:val="444444"/>
          <w:sz w:val="24"/>
          <w:szCs w:val="24"/>
          <w:lang w:eastAsia="en-GB"/>
        </w:rPr>
        <w:t>expect a minimum amount of output by a nuclear power plant at all times</w:t>
      </w:r>
      <w:proofErr w:type="gramEnd"/>
      <w:r w:rsidRPr="00B172D4">
        <w:rPr>
          <w:rFonts w:ascii="Open Sans" w:eastAsia="Times New Roman" w:hAnsi="Open Sans" w:cs="Open Sans"/>
          <w:color w:val="444444"/>
          <w:sz w:val="24"/>
          <w:szCs w:val="24"/>
          <w:lang w:eastAsia="en-GB"/>
        </w:rPr>
        <w:t>.</w:t>
      </w:r>
    </w:p>
    <w:p w14:paraId="44C2DA8A"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Learning objectives</w:t>
      </w:r>
    </w:p>
    <w:p w14:paraId="0246C152" w14:textId="77777777" w:rsidR="00B172D4" w:rsidRPr="00B172D4" w:rsidRDefault="00B172D4" w:rsidP="00B172D4">
      <w:pPr>
        <w:numPr>
          <w:ilvl w:val="0"/>
          <w:numId w:val="5"/>
        </w:numPr>
        <w:spacing w:before="100" w:beforeAutospacing="1" w:after="100" w:afterAutospacing="1"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Learn how to add min/max production constraints in MUSE</w:t>
      </w:r>
    </w:p>
    <w:p w14:paraId="6F730A74"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Minimum timeslice</w:t>
      </w:r>
    </w:p>
    <w:p w14:paraId="2B64EFA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In this tutorial we will be amending the default example, which you can find in the following </w:t>
      </w:r>
      <w:proofErr w:type="spellStart"/>
      <w:r w:rsidRPr="00B172D4">
        <w:rPr>
          <w:rFonts w:ascii="Open Sans" w:eastAsia="Times New Roman" w:hAnsi="Open Sans" w:cs="Open Sans"/>
          <w:color w:val="444444"/>
          <w:sz w:val="24"/>
          <w:szCs w:val="24"/>
          <w:lang w:eastAsia="en-GB"/>
        </w:rPr>
        <w:t>zenodo</w:t>
      </w:r>
      <w:proofErr w:type="spellEnd"/>
      <w:r w:rsidRPr="00B172D4">
        <w:rPr>
          <w:rFonts w:ascii="Open Sans" w:eastAsia="Times New Roman" w:hAnsi="Open Sans" w:cs="Open Sans"/>
          <w:color w:val="444444"/>
          <w:sz w:val="24"/>
          <w:szCs w:val="24"/>
          <w:lang w:eastAsia="en-GB"/>
        </w:rPr>
        <w:t xml:space="preserve"> link: https://zenodo.org/record/6026087#.YgPuHS-l1pQ</w:t>
      </w:r>
    </w:p>
    <w:p w14:paraId="5A4B3056" w14:textId="49434C84"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Firstly, we will be imposing a </w:t>
      </w:r>
      <w:ins w:id="9" w:author="Simon Patterson" w:date="2022-03-09T01:06:00Z">
        <w:r w:rsidR="003179A9" w:rsidRPr="00B172D4">
          <w:rPr>
            <w:rFonts w:ascii="Open Sans" w:eastAsia="Times New Roman" w:hAnsi="Open Sans" w:cs="Open Sans"/>
            <w:color w:val="444444"/>
            <w:sz w:val="24"/>
            <w:szCs w:val="24"/>
            <w:lang w:eastAsia="en-GB"/>
          </w:rPr>
          <w:t>minimum</w:t>
        </w:r>
      </w:ins>
      <w:r w:rsidRPr="00B172D4">
        <w:rPr>
          <w:rFonts w:ascii="Open Sans" w:eastAsia="Times New Roman" w:hAnsi="Open Sans" w:cs="Open Sans"/>
          <w:color w:val="444444"/>
          <w:sz w:val="24"/>
          <w:szCs w:val="24"/>
          <w:lang w:eastAsia="en-GB"/>
        </w:rPr>
        <w:t xml:space="preserve"> service factor for </w:t>
      </w:r>
      <w:proofErr w:type="spellStart"/>
      <w:r w:rsidRPr="00B172D4">
        <w:rPr>
          <w:rFonts w:ascii="Open Sans" w:eastAsia="Times New Roman" w:hAnsi="Open Sans" w:cs="Open Sans"/>
          <w:color w:val="444444"/>
          <w:sz w:val="24"/>
          <w:szCs w:val="24"/>
          <w:lang w:eastAsia="en-GB"/>
        </w:rPr>
        <w:t>gasCCGT</w:t>
      </w:r>
      <w:proofErr w:type="spellEnd"/>
      <w:r w:rsidRPr="00B172D4">
        <w:rPr>
          <w:rFonts w:ascii="Open Sans" w:eastAsia="Times New Roman" w:hAnsi="Open Sans" w:cs="Open Sans"/>
          <w:color w:val="444444"/>
          <w:sz w:val="24"/>
          <w:szCs w:val="24"/>
          <w:lang w:eastAsia="en-GB"/>
        </w:rPr>
        <w:t xml:space="preserve"> in the power sector. This is the minimum that a technology can output per timeslice.</w:t>
      </w:r>
    </w:p>
    <w:p w14:paraId="118A3C7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To do this, we will need to create a new csv file that specifies the minimum service factor per timeslice.</w:t>
      </w:r>
    </w:p>
    <w:p w14:paraId="7F3D95C9" w14:textId="024EC5EE"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An example of the file</w:t>
      </w:r>
      <w:r w:rsidR="008C2741">
        <w:rPr>
          <w:rFonts w:ascii="Open Sans" w:eastAsia="Times New Roman" w:hAnsi="Open Sans" w:cs="Open Sans"/>
          <w:color w:val="444444"/>
          <w:sz w:val="24"/>
          <w:szCs w:val="24"/>
          <w:lang w:eastAsia="en-GB"/>
        </w:rPr>
        <w:t xml:space="preserve">, which also contains values for </w:t>
      </w:r>
      <w:proofErr w:type="spellStart"/>
      <w:r w:rsidR="008C2741">
        <w:rPr>
          <w:rFonts w:ascii="Open Sans" w:eastAsia="Times New Roman" w:hAnsi="Open Sans" w:cs="Open Sans"/>
          <w:color w:val="444444"/>
          <w:sz w:val="24"/>
          <w:szCs w:val="24"/>
          <w:lang w:eastAsia="en-GB"/>
        </w:rPr>
        <w:t>windturbine</w:t>
      </w:r>
      <w:proofErr w:type="spellEnd"/>
      <w:r w:rsidR="008C2741">
        <w:rPr>
          <w:rFonts w:ascii="Open Sans" w:eastAsia="Times New Roman" w:hAnsi="Open Sans" w:cs="Open Sans"/>
          <w:color w:val="444444"/>
          <w:sz w:val="24"/>
          <w:szCs w:val="24"/>
          <w:lang w:eastAsia="en-GB"/>
        </w:rPr>
        <w:t>,</w:t>
      </w:r>
      <w:r w:rsidRPr="00B172D4">
        <w:rPr>
          <w:rFonts w:ascii="Open Sans" w:eastAsia="Times New Roman" w:hAnsi="Open Sans" w:cs="Open Sans"/>
          <w:color w:val="444444"/>
          <w:sz w:val="24"/>
          <w:szCs w:val="24"/>
          <w:lang w:eastAsia="en-GB"/>
        </w:rPr>
        <w:t xml:space="preserve"> can be seen below and in the </w:t>
      </w:r>
      <w:proofErr w:type="spellStart"/>
      <w:r w:rsidRPr="00B172D4">
        <w:rPr>
          <w:rFonts w:ascii="Open Sans" w:eastAsia="Times New Roman" w:hAnsi="Open Sans" w:cs="Open Sans"/>
          <w:color w:val="444444"/>
          <w:sz w:val="24"/>
          <w:szCs w:val="24"/>
          <w:lang w:eastAsia="en-GB"/>
        </w:rPr>
        <w:t>zenodo</w:t>
      </w:r>
      <w:proofErr w:type="spellEnd"/>
      <w:r w:rsidRPr="00B172D4">
        <w:rPr>
          <w:rFonts w:ascii="Open Sans" w:eastAsia="Times New Roman" w:hAnsi="Open Sans" w:cs="Open Sans"/>
          <w:color w:val="444444"/>
          <w:sz w:val="24"/>
          <w:szCs w:val="24"/>
          <w:lang w:eastAsia="en-GB"/>
        </w:rPr>
        <w:t xml:space="preserve"> link.</w:t>
      </w:r>
    </w:p>
    <w:p w14:paraId="78A83EF2" w14:textId="37C2A224"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027DFE8F" wp14:editId="7CBB47E9">
            <wp:extent cx="5731510" cy="1999615"/>
            <wp:effectExtent l="0" t="0" r="2540"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6983BEBA"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lastRenderedPageBreak/>
        <w:t>Figure 3.1:</w:t>
      </w:r>
      <w:r w:rsidRPr="00B172D4">
        <w:rPr>
          <w:rFonts w:ascii="Open Sans" w:eastAsia="Times New Roman" w:hAnsi="Open Sans" w:cs="Open Sans"/>
          <w:color w:val="444444"/>
          <w:sz w:val="24"/>
          <w:szCs w:val="24"/>
          <w:lang w:eastAsia="en-GB"/>
        </w:rPr>
        <w:t> TechnodataTimeslices.csv file for the power sector.</w:t>
      </w:r>
    </w:p>
    <w:p w14:paraId="7E38C64D"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Notice that we </w:t>
      </w:r>
      <w:proofErr w:type="gramStart"/>
      <w:r w:rsidRPr="00B172D4">
        <w:rPr>
          <w:rFonts w:ascii="Open Sans" w:eastAsia="Times New Roman" w:hAnsi="Open Sans" w:cs="Open Sans"/>
          <w:color w:val="444444"/>
          <w:sz w:val="24"/>
          <w:szCs w:val="24"/>
          <w:lang w:eastAsia="en-GB"/>
        </w:rPr>
        <w:t>have to</w:t>
      </w:r>
      <w:proofErr w:type="gramEnd"/>
      <w:r w:rsidRPr="00B172D4">
        <w:rPr>
          <w:rFonts w:ascii="Open Sans" w:eastAsia="Times New Roman" w:hAnsi="Open Sans" w:cs="Open Sans"/>
          <w:color w:val="444444"/>
          <w:sz w:val="24"/>
          <w:szCs w:val="24"/>
          <w:lang w:eastAsia="en-GB"/>
        </w:rPr>
        <w:t xml:space="preserve"> specify the following columns: </w:t>
      </w:r>
      <w:r w:rsidRPr="00B172D4">
        <w:rPr>
          <w:rFonts w:ascii="Courier New" w:eastAsia="Times New Roman" w:hAnsi="Courier New" w:cs="Courier New"/>
          <w:color w:val="000000"/>
          <w:sz w:val="20"/>
          <w:szCs w:val="20"/>
          <w:lang w:eastAsia="en-GB"/>
        </w:rPr>
        <w:t>ProcessName</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RegionName</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Time</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month</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day</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hour</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UtilizationFactor</w:t>
      </w:r>
      <w:r w:rsidRPr="00B172D4">
        <w:rPr>
          <w:rFonts w:ascii="Open Sans" w:eastAsia="Times New Roman" w:hAnsi="Open Sans" w:cs="Open Sans"/>
          <w:color w:val="444444"/>
          <w:sz w:val="24"/>
          <w:szCs w:val="24"/>
          <w:lang w:eastAsia="en-GB"/>
        </w:rPr>
        <w:t>, </w:t>
      </w:r>
      <w:r w:rsidRPr="00B172D4">
        <w:rPr>
          <w:rFonts w:ascii="Courier New" w:eastAsia="Times New Roman" w:hAnsi="Courier New" w:cs="Courier New"/>
          <w:color w:val="000000"/>
          <w:sz w:val="20"/>
          <w:szCs w:val="20"/>
          <w:lang w:eastAsia="en-GB"/>
        </w:rPr>
        <w:t>MinimumServiceFactor</w:t>
      </w:r>
      <w:r w:rsidRPr="00B172D4">
        <w:rPr>
          <w:rFonts w:ascii="Open Sans" w:eastAsia="Times New Roman" w:hAnsi="Open Sans" w:cs="Open Sans"/>
          <w:color w:val="444444"/>
          <w:sz w:val="24"/>
          <w:szCs w:val="24"/>
          <w:lang w:eastAsia="en-GB"/>
        </w:rPr>
        <w:t>.</w:t>
      </w:r>
    </w:p>
    <w:p w14:paraId="631C64EB"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The majority of these columns are self </w:t>
      </w:r>
      <w:proofErr w:type="gramStart"/>
      <w:r w:rsidRPr="00B172D4">
        <w:rPr>
          <w:rFonts w:ascii="Open Sans" w:eastAsia="Times New Roman" w:hAnsi="Open Sans" w:cs="Open Sans"/>
          <w:color w:val="444444"/>
          <w:sz w:val="24"/>
          <w:szCs w:val="24"/>
          <w:lang w:eastAsia="en-GB"/>
        </w:rPr>
        <w:t>explanatory, and</w:t>
      </w:r>
      <w:proofErr w:type="gramEnd"/>
      <w:r w:rsidRPr="00B172D4">
        <w:rPr>
          <w:rFonts w:ascii="Open Sans" w:eastAsia="Times New Roman" w:hAnsi="Open Sans" w:cs="Open Sans"/>
          <w:color w:val="444444"/>
          <w:sz w:val="24"/>
          <w:szCs w:val="24"/>
          <w:lang w:eastAsia="en-GB"/>
        </w:rPr>
        <w:t xml:space="preserve"> correspond to the columns in other csv files - for instance, </w:t>
      </w:r>
      <w:proofErr w:type="spellStart"/>
      <w:r w:rsidRPr="00B172D4">
        <w:rPr>
          <w:rFonts w:ascii="Courier New" w:eastAsia="Times New Roman" w:hAnsi="Courier New" w:cs="Courier New"/>
          <w:color w:val="000000"/>
          <w:sz w:val="20"/>
          <w:szCs w:val="20"/>
          <w:lang w:eastAsia="en-GB"/>
        </w:rPr>
        <w:t>ProcessName</w:t>
      </w:r>
      <w:proofErr w:type="spellEnd"/>
      <w:r w:rsidRPr="00B172D4">
        <w:rPr>
          <w:rFonts w:ascii="Open Sans" w:eastAsia="Times New Roman" w:hAnsi="Open Sans" w:cs="Open Sans"/>
          <w:color w:val="444444"/>
          <w:sz w:val="24"/>
          <w:szCs w:val="24"/>
          <w:lang w:eastAsia="en-GB"/>
        </w:rPr>
        <w:t>, </w:t>
      </w:r>
      <w:proofErr w:type="spellStart"/>
      <w:r w:rsidRPr="00B172D4">
        <w:rPr>
          <w:rFonts w:ascii="Courier New" w:eastAsia="Times New Roman" w:hAnsi="Courier New" w:cs="Courier New"/>
          <w:color w:val="000000"/>
          <w:sz w:val="20"/>
          <w:szCs w:val="20"/>
          <w:lang w:eastAsia="en-GB"/>
        </w:rPr>
        <w:t>RegionName</w:t>
      </w:r>
      <w:proofErr w:type="spellEnd"/>
      <w:r w:rsidRPr="00B172D4">
        <w:rPr>
          <w:rFonts w:ascii="Open Sans" w:eastAsia="Times New Roman" w:hAnsi="Open Sans" w:cs="Open Sans"/>
          <w:color w:val="444444"/>
          <w:sz w:val="24"/>
          <w:szCs w:val="24"/>
          <w:lang w:eastAsia="en-GB"/>
        </w:rPr>
        <w:t> and </w:t>
      </w:r>
      <w:r w:rsidRPr="00B172D4">
        <w:rPr>
          <w:rFonts w:ascii="Courier New" w:eastAsia="Times New Roman" w:hAnsi="Courier New" w:cs="Courier New"/>
          <w:color w:val="000000"/>
          <w:sz w:val="20"/>
          <w:szCs w:val="20"/>
          <w:lang w:eastAsia="en-GB"/>
        </w:rPr>
        <w:t>Time</w:t>
      </w:r>
      <w:r w:rsidRPr="00B172D4">
        <w:rPr>
          <w:rFonts w:ascii="Open Sans" w:eastAsia="Times New Roman" w:hAnsi="Open Sans" w:cs="Open Sans"/>
          <w:color w:val="444444"/>
          <w:sz w:val="24"/>
          <w:szCs w:val="24"/>
          <w:lang w:eastAsia="en-GB"/>
        </w:rPr>
        <w:t xml:space="preserve">. The timeslice based columns, however, are dynamic and will match the levels as defined in the </w:t>
      </w:r>
      <w:proofErr w:type="spellStart"/>
      <w:r w:rsidRPr="00B172D4">
        <w:rPr>
          <w:rFonts w:ascii="Open Sans" w:eastAsia="Times New Roman" w:hAnsi="Open Sans" w:cs="Open Sans"/>
          <w:color w:val="444444"/>
          <w:sz w:val="24"/>
          <w:szCs w:val="24"/>
          <w:lang w:eastAsia="en-GB"/>
        </w:rPr>
        <w:t>toml</w:t>
      </w:r>
      <w:proofErr w:type="spellEnd"/>
      <w:r w:rsidRPr="00B172D4">
        <w:rPr>
          <w:rFonts w:ascii="Open Sans" w:eastAsia="Times New Roman" w:hAnsi="Open Sans" w:cs="Open Sans"/>
          <w:color w:val="444444"/>
          <w:sz w:val="24"/>
          <w:szCs w:val="24"/>
          <w:lang w:eastAsia="en-GB"/>
        </w:rPr>
        <w:t xml:space="preserve"> file.</w:t>
      </w:r>
    </w:p>
    <w:p w14:paraId="53586968"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The majority of these columns are self </w:t>
      </w:r>
      <w:proofErr w:type="gramStart"/>
      <w:r w:rsidRPr="00B172D4">
        <w:rPr>
          <w:rFonts w:ascii="Open Sans" w:eastAsia="Times New Roman" w:hAnsi="Open Sans" w:cs="Open Sans"/>
          <w:color w:val="444444"/>
          <w:sz w:val="24"/>
          <w:szCs w:val="24"/>
          <w:lang w:eastAsia="en-GB"/>
        </w:rPr>
        <w:t>explanatory, and</w:t>
      </w:r>
      <w:proofErr w:type="gramEnd"/>
      <w:r w:rsidRPr="00B172D4">
        <w:rPr>
          <w:rFonts w:ascii="Open Sans" w:eastAsia="Times New Roman" w:hAnsi="Open Sans" w:cs="Open Sans"/>
          <w:color w:val="444444"/>
          <w:sz w:val="24"/>
          <w:szCs w:val="24"/>
          <w:lang w:eastAsia="en-GB"/>
        </w:rPr>
        <w:t xml:space="preserve"> correspond to the columns in other csv files - for instance, </w:t>
      </w:r>
      <w:proofErr w:type="spellStart"/>
      <w:r w:rsidRPr="00B172D4">
        <w:rPr>
          <w:rFonts w:ascii="Open Sans" w:eastAsia="Times New Roman" w:hAnsi="Open Sans" w:cs="Open Sans"/>
          <w:color w:val="444444"/>
          <w:sz w:val="24"/>
          <w:szCs w:val="24"/>
          <w:lang w:eastAsia="en-GB"/>
        </w:rPr>
        <w:t>ProcessName</w:t>
      </w:r>
      <w:proofErr w:type="spellEnd"/>
      <w:r w:rsidRPr="00B172D4">
        <w:rPr>
          <w:rFonts w:ascii="Open Sans" w:eastAsia="Times New Roman" w:hAnsi="Open Sans" w:cs="Open Sans"/>
          <w:color w:val="444444"/>
          <w:sz w:val="24"/>
          <w:szCs w:val="24"/>
          <w:lang w:eastAsia="en-GB"/>
        </w:rPr>
        <w:t xml:space="preserve">, </w:t>
      </w:r>
      <w:proofErr w:type="spellStart"/>
      <w:r w:rsidRPr="00B172D4">
        <w:rPr>
          <w:rFonts w:ascii="Open Sans" w:eastAsia="Times New Roman" w:hAnsi="Open Sans" w:cs="Open Sans"/>
          <w:color w:val="444444"/>
          <w:sz w:val="24"/>
          <w:szCs w:val="24"/>
          <w:lang w:eastAsia="en-GB"/>
        </w:rPr>
        <w:t>RegionName</w:t>
      </w:r>
      <w:proofErr w:type="spellEnd"/>
      <w:r w:rsidRPr="00B172D4">
        <w:rPr>
          <w:rFonts w:ascii="Open Sans" w:eastAsia="Times New Roman" w:hAnsi="Open Sans" w:cs="Open Sans"/>
          <w:color w:val="444444"/>
          <w:sz w:val="24"/>
          <w:szCs w:val="24"/>
          <w:lang w:eastAsia="en-GB"/>
        </w:rPr>
        <w:t xml:space="preserve"> and Time. The timeslice based columns, however, are dynamic and will match the levels as defined in the </w:t>
      </w:r>
      <w:proofErr w:type="spellStart"/>
      <w:r w:rsidRPr="00B172D4">
        <w:rPr>
          <w:rFonts w:ascii="Courier New" w:eastAsia="Times New Roman" w:hAnsi="Courier New" w:cs="Courier New"/>
          <w:color w:val="000000"/>
          <w:sz w:val="20"/>
          <w:szCs w:val="20"/>
          <w:lang w:eastAsia="en-GB"/>
        </w:rPr>
        <w:t>settings.toml</w:t>
      </w:r>
      <w:proofErr w:type="spellEnd"/>
      <w:r w:rsidRPr="00B172D4">
        <w:rPr>
          <w:rFonts w:ascii="Open Sans" w:eastAsia="Times New Roman" w:hAnsi="Open Sans" w:cs="Open Sans"/>
          <w:color w:val="444444"/>
          <w:sz w:val="24"/>
          <w:szCs w:val="24"/>
          <w:lang w:eastAsia="en-GB"/>
        </w:rPr>
        <w:t> file in the main </w:t>
      </w:r>
      <w:r w:rsidRPr="00B172D4">
        <w:rPr>
          <w:rFonts w:ascii="Courier New" w:eastAsia="Times New Roman" w:hAnsi="Courier New" w:cs="Courier New"/>
          <w:color w:val="000000"/>
          <w:sz w:val="20"/>
          <w:szCs w:val="20"/>
          <w:lang w:eastAsia="en-GB"/>
        </w:rPr>
        <w:t>default</w:t>
      </w:r>
      <w:r w:rsidRPr="00B172D4">
        <w:rPr>
          <w:rFonts w:ascii="Open Sans" w:eastAsia="Times New Roman" w:hAnsi="Open Sans" w:cs="Open Sans"/>
          <w:color w:val="444444"/>
          <w:sz w:val="24"/>
          <w:szCs w:val="24"/>
          <w:lang w:eastAsia="en-GB"/>
        </w:rPr>
        <w:t> </w:t>
      </w:r>
      <w:commentRangeStart w:id="10"/>
      <w:r w:rsidRPr="00B172D4">
        <w:rPr>
          <w:rFonts w:ascii="Open Sans" w:eastAsia="Times New Roman" w:hAnsi="Open Sans" w:cs="Open Sans"/>
          <w:color w:val="444444"/>
          <w:sz w:val="24"/>
          <w:szCs w:val="24"/>
          <w:lang w:eastAsia="en-GB"/>
        </w:rPr>
        <w:t>folder</w:t>
      </w:r>
      <w:commentRangeEnd w:id="10"/>
      <w:r w:rsidR="00DF149A">
        <w:rPr>
          <w:rStyle w:val="CommentReference"/>
        </w:rPr>
        <w:commentReference w:id="10"/>
      </w:r>
      <w:r w:rsidRPr="00B172D4">
        <w:rPr>
          <w:rFonts w:ascii="Open Sans" w:eastAsia="Times New Roman" w:hAnsi="Open Sans" w:cs="Open Sans"/>
          <w:color w:val="444444"/>
          <w:sz w:val="24"/>
          <w:szCs w:val="24"/>
          <w:lang w:eastAsia="en-GB"/>
        </w:rPr>
        <w:t>.</w:t>
      </w:r>
    </w:p>
    <w:p w14:paraId="01D0930D"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B172D4">
        <w:rPr>
          <w:rFonts w:ascii="Courier New" w:eastAsia="Times New Roman" w:hAnsi="Courier New" w:cs="Courier New"/>
          <w:color w:val="000000"/>
          <w:sz w:val="30"/>
          <w:szCs w:val="30"/>
          <w:lang w:eastAsia="en-GB"/>
        </w:rPr>
        <w:t>[</w:t>
      </w:r>
      <w:proofErr w:type="spellStart"/>
      <w:proofErr w:type="gramStart"/>
      <w:r w:rsidRPr="00B172D4">
        <w:rPr>
          <w:rFonts w:ascii="Courier New" w:eastAsia="Times New Roman" w:hAnsi="Courier New" w:cs="Courier New"/>
          <w:color w:val="000000"/>
          <w:sz w:val="30"/>
          <w:szCs w:val="30"/>
          <w:lang w:eastAsia="en-GB"/>
        </w:rPr>
        <w:t>sectors.power</w:t>
      </w:r>
      <w:proofErr w:type="spellEnd"/>
      <w:proofErr w:type="gramEnd"/>
      <w:r w:rsidRPr="00B172D4">
        <w:rPr>
          <w:rFonts w:ascii="Courier New" w:eastAsia="Times New Roman" w:hAnsi="Courier New" w:cs="Courier New"/>
          <w:color w:val="000000"/>
          <w:sz w:val="30"/>
          <w:szCs w:val="30"/>
          <w:lang w:eastAsia="en-GB"/>
        </w:rPr>
        <w:t>]</w:t>
      </w:r>
    </w:p>
    <w:p w14:paraId="39A60C26"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B172D4">
        <w:rPr>
          <w:rFonts w:ascii="Courier New" w:eastAsia="Times New Roman" w:hAnsi="Courier New" w:cs="Courier New"/>
          <w:color w:val="000000"/>
          <w:sz w:val="30"/>
          <w:szCs w:val="30"/>
          <w:lang w:eastAsia="en-GB"/>
        </w:rPr>
        <w:t>type = 'default'</w:t>
      </w:r>
    </w:p>
    <w:p w14:paraId="322CF103"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B172D4">
        <w:rPr>
          <w:rFonts w:ascii="Courier New" w:eastAsia="Times New Roman" w:hAnsi="Courier New" w:cs="Courier New"/>
          <w:color w:val="000000"/>
          <w:sz w:val="30"/>
          <w:szCs w:val="30"/>
          <w:lang w:eastAsia="en-GB"/>
        </w:rPr>
        <w:t>priority = 2</w:t>
      </w:r>
    </w:p>
    <w:p w14:paraId="0126DD74"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dispatch_production</w:t>
      </w:r>
      <w:proofErr w:type="spellEnd"/>
      <w:r w:rsidRPr="00B172D4">
        <w:rPr>
          <w:rFonts w:ascii="Courier New" w:eastAsia="Times New Roman" w:hAnsi="Courier New" w:cs="Courier New"/>
          <w:color w:val="000000"/>
          <w:sz w:val="30"/>
          <w:szCs w:val="30"/>
          <w:lang w:eastAsia="en-GB"/>
        </w:rPr>
        <w:t xml:space="preserve"> = 'costed'</w:t>
      </w:r>
    </w:p>
    <w:p w14:paraId="4B0A6B0E"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69B9CF9A"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/power/Technodata.csv'</w:t>
      </w:r>
    </w:p>
    <w:p w14:paraId="185E323F"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commodities_in</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/power/CommIn.csv'</w:t>
      </w:r>
    </w:p>
    <w:p w14:paraId="70BA528E"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B172D4">
        <w:rPr>
          <w:rFonts w:ascii="Courier New" w:eastAsia="Times New Roman" w:hAnsi="Courier New" w:cs="Courier New"/>
          <w:color w:val="000000"/>
          <w:sz w:val="30"/>
          <w:szCs w:val="30"/>
          <w:lang w:eastAsia="en-GB"/>
        </w:rPr>
        <w:t>commodities_out</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/power/CommOut.csv'</w:t>
      </w:r>
    </w:p>
    <w:p w14:paraId="36FE1037"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proofErr w:type="spellStart"/>
      <w:r w:rsidRPr="00B172D4">
        <w:rPr>
          <w:rFonts w:ascii="Courier New" w:eastAsia="Times New Roman" w:hAnsi="Courier New" w:cs="Courier New"/>
          <w:color w:val="000000"/>
          <w:sz w:val="30"/>
          <w:szCs w:val="30"/>
          <w:lang w:eastAsia="en-GB"/>
        </w:rPr>
        <w:t>technodata_timeslices</w:t>
      </w:r>
      <w:proofErr w:type="spellEnd"/>
      <w:r w:rsidRPr="00B172D4">
        <w:rPr>
          <w:rFonts w:ascii="Courier New" w:eastAsia="Times New Roman" w:hAnsi="Courier New" w:cs="Courier New"/>
          <w:color w:val="000000"/>
          <w:sz w:val="30"/>
          <w:szCs w:val="30"/>
          <w:lang w:eastAsia="en-GB"/>
        </w:rPr>
        <w:t xml:space="preserve"> = '{path}/</w:t>
      </w:r>
      <w:proofErr w:type="spellStart"/>
      <w:r w:rsidRPr="00B172D4">
        <w:rPr>
          <w:rFonts w:ascii="Courier New" w:eastAsia="Times New Roman" w:hAnsi="Courier New" w:cs="Courier New"/>
          <w:color w:val="000000"/>
          <w:sz w:val="30"/>
          <w:szCs w:val="30"/>
          <w:lang w:eastAsia="en-GB"/>
        </w:rPr>
        <w:t>technodata</w:t>
      </w:r>
      <w:proofErr w:type="spellEnd"/>
      <w:r w:rsidRPr="00B172D4">
        <w:rPr>
          <w:rFonts w:ascii="Courier New" w:eastAsia="Times New Roman" w:hAnsi="Courier New" w:cs="Courier New"/>
          <w:color w:val="000000"/>
          <w:sz w:val="30"/>
          <w:szCs w:val="30"/>
          <w:lang w:eastAsia="en-GB"/>
        </w:rPr>
        <w:t>/power/TechnodataTimeslices.csv'</w:t>
      </w:r>
    </w:p>
    <w:p w14:paraId="4BC0E6EC"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Once this has been completed, we are able to run MUSE as before, with the following command:</w:t>
      </w:r>
    </w:p>
    <w:p w14:paraId="4267B683" w14:textId="77777777" w:rsidR="00B172D4" w:rsidRPr="00B172D4" w:rsidRDefault="00B172D4" w:rsidP="00B172D4">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B172D4">
        <w:rPr>
          <w:rFonts w:ascii="Courier New" w:eastAsia="Times New Roman" w:hAnsi="Courier New" w:cs="Courier New"/>
          <w:color w:val="000000"/>
          <w:sz w:val="30"/>
          <w:szCs w:val="30"/>
          <w:lang w:eastAsia="en-GB"/>
        </w:rPr>
        <w:t xml:space="preserve">python -m muse </w:t>
      </w:r>
      <w:proofErr w:type="spellStart"/>
      <w:proofErr w:type="gramStart"/>
      <w:r w:rsidRPr="00B172D4">
        <w:rPr>
          <w:rFonts w:ascii="Courier New" w:eastAsia="Times New Roman" w:hAnsi="Courier New" w:cs="Courier New"/>
          <w:color w:val="000000"/>
          <w:sz w:val="30"/>
          <w:szCs w:val="30"/>
          <w:lang w:eastAsia="en-GB"/>
        </w:rPr>
        <w:t>settings.toml</w:t>
      </w:r>
      <w:proofErr w:type="spellEnd"/>
      <w:proofErr w:type="gramEnd"/>
    </w:p>
    <w:p w14:paraId="1FD1A412"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We can then view the results as before using Excel.</w:t>
      </w:r>
    </w:p>
    <w:p w14:paraId="48901045"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Maximum timeslice constraint</w:t>
      </w:r>
    </w:p>
    <w:p w14:paraId="59CCF6B7" w14:textId="7D8094A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lastRenderedPageBreak/>
        <w:t xml:space="preserve">Next, we want to ensure that the supply of </w:t>
      </w:r>
      <w:proofErr w:type="spellStart"/>
      <w:r w:rsidRPr="00B172D4">
        <w:rPr>
          <w:rFonts w:ascii="Open Sans" w:eastAsia="Times New Roman" w:hAnsi="Open Sans" w:cs="Open Sans"/>
          <w:color w:val="444444"/>
          <w:sz w:val="24"/>
          <w:szCs w:val="24"/>
          <w:lang w:eastAsia="en-GB"/>
        </w:rPr>
        <w:t>windturbine</w:t>
      </w:r>
      <w:proofErr w:type="spellEnd"/>
      <w:r w:rsidRPr="00B172D4">
        <w:rPr>
          <w:rFonts w:ascii="Open Sans" w:eastAsia="Times New Roman" w:hAnsi="Open Sans" w:cs="Open Sans"/>
          <w:color w:val="444444"/>
          <w:sz w:val="24"/>
          <w:szCs w:val="24"/>
          <w:lang w:eastAsia="en-GB"/>
        </w:rPr>
        <w:t xml:space="preserve"> does not exceed a certain value during the day. This may be because, for example, there is reduced wind during the day. We will, therefore, modify the </w:t>
      </w:r>
      <w:r w:rsidRPr="00B172D4">
        <w:rPr>
          <w:rFonts w:ascii="Courier New" w:eastAsia="Times New Roman" w:hAnsi="Courier New" w:cs="Courier New"/>
          <w:color w:val="000000"/>
          <w:sz w:val="20"/>
          <w:szCs w:val="20"/>
          <w:lang w:eastAsia="en-GB"/>
        </w:rPr>
        <w:t>TechnodataTimeslices.csv</w:t>
      </w:r>
      <w:r w:rsidRPr="00B172D4">
        <w:rPr>
          <w:rFonts w:ascii="Open Sans" w:eastAsia="Times New Roman" w:hAnsi="Open Sans" w:cs="Open Sans"/>
          <w:color w:val="444444"/>
          <w:sz w:val="24"/>
          <w:szCs w:val="24"/>
          <w:lang w:eastAsia="en-GB"/>
        </w:rPr>
        <w:t xml:space="preserve"> file by changing the values of </w:t>
      </w:r>
      <w:proofErr w:type="spellStart"/>
      <w:r w:rsidRPr="00B172D4">
        <w:rPr>
          <w:rFonts w:ascii="Open Sans" w:eastAsia="Times New Roman" w:hAnsi="Open Sans" w:cs="Open Sans"/>
          <w:color w:val="444444"/>
          <w:sz w:val="24"/>
          <w:szCs w:val="24"/>
          <w:lang w:eastAsia="en-GB"/>
        </w:rPr>
        <w:t>UtilizationFactor</w:t>
      </w:r>
      <w:proofErr w:type="spellEnd"/>
      <w:r w:rsidRPr="00B172D4">
        <w:rPr>
          <w:rFonts w:ascii="Open Sans" w:eastAsia="Times New Roman" w:hAnsi="Open Sans" w:cs="Open Sans"/>
          <w:color w:val="444444"/>
          <w:sz w:val="24"/>
          <w:szCs w:val="24"/>
          <w:lang w:eastAsia="en-GB"/>
        </w:rPr>
        <w:t>. This is shown in the figure below</w:t>
      </w:r>
      <w:ins w:id="11" w:author="Simon Patterson" w:date="2022-03-09T01:21:00Z">
        <w:r w:rsidR="00541B29">
          <w:rPr>
            <w:rFonts w:ascii="Open Sans" w:eastAsia="Times New Roman" w:hAnsi="Open Sans" w:cs="Open Sans"/>
            <w:color w:val="444444"/>
            <w:sz w:val="24"/>
            <w:szCs w:val="24"/>
            <w:lang w:eastAsia="en-GB"/>
          </w:rPr>
          <w:t>,</w:t>
        </w:r>
      </w:ins>
      <w:del w:id="12" w:author="Simon Patterson" w:date="2022-03-09T01:21:00Z">
        <w:r w:rsidRPr="00B172D4" w:rsidDel="00541B29">
          <w:rPr>
            <w:rFonts w:ascii="Open Sans" w:eastAsia="Times New Roman" w:hAnsi="Open Sans" w:cs="Open Sans"/>
            <w:color w:val="444444"/>
            <w:sz w:val="24"/>
            <w:szCs w:val="24"/>
            <w:lang w:eastAsia="en-GB"/>
          </w:rPr>
          <w:delText>.</w:delText>
        </w:r>
      </w:del>
      <w:r w:rsidRPr="00B172D4">
        <w:rPr>
          <w:rFonts w:ascii="Open Sans" w:eastAsia="Times New Roman" w:hAnsi="Open Sans" w:cs="Open Sans"/>
          <w:color w:val="444444"/>
          <w:sz w:val="24"/>
          <w:szCs w:val="24"/>
          <w:lang w:eastAsia="en-GB"/>
        </w:rPr>
        <w:t xml:space="preserve"> </w:t>
      </w:r>
      <w:del w:id="13" w:author="Simon Patterson" w:date="2022-03-09T01:22:00Z">
        <w:r w:rsidRPr="00B172D4" w:rsidDel="00541B29">
          <w:rPr>
            <w:rFonts w:ascii="Open Sans" w:eastAsia="Times New Roman" w:hAnsi="Open Sans" w:cs="Open Sans"/>
            <w:color w:val="444444"/>
            <w:sz w:val="24"/>
            <w:szCs w:val="24"/>
            <w:lang w:eastAsia="en-GB"/>
          </w:rPr>
          <w:delText xml:space="preserve">Where </w:delText>
        </w:r>
      </w:del>
      <w:ins w:id="14" w:author="Simon Patterson" w:date="2022-03-09T01:22:00Z">
        <w:r w:rsidR="00541B29">
          <w:rPr>
            <w:rFonts w:ascii="Open Sans" w:eastAsia="Times New Roman" w:hAnsi="Open Sans" w:cs="Open Sans"/>
            <w:color w:val="444444"/>
            <w:sz w:val="24"/>
            <w:szCs w:val="24"/>
            <w:lang w:eastAsia="en-GB"/>
          </w:rPr>
          <w:t>w</w:t>
        </w:r>
        <w:r w:rsidR="00541B29" w:rsidRPr="00B172D4">
          <w:rPr>
            <w:rFonts w:ascii="Open Sans" w:eastAsia="Times New Roman" w:hAnsi="Open Sans" w:cs="Open Sans"/>
            <w:color w:val="444444"/>
            <w:sz w:val="24"/>
            <w:szCs w:val="24"/>
            <w:lang w:eastAsia="en-GB"/>
          </w:rPr>
          <w:t xml:space="preserve">here </w:t>
        </w:r>
      </w:ins>
      <w:r w:rsidRPr="00B172D4">
        <w:rPr>
          <w:rFonts w:ascii="Open Sans" w:eastAsia="Times New Roman" w:hAnsi="Open Sans" w:cs="Open Sans"/>
          <w:color w:val="444444"/>
          <w:sz w:val="24"/>
          <w:szCs w:val="24"/>
          <w:lang w:eastAsia="en-GB"/>
        </w:rPr>
        <w:t xml:space="preserve">we change the morning and afternoon </w:t>
      </w:r>
      <w:commentRangeStart w:id="15"/>
      <w:r w:rsidRPr="00B172D4">
        <w:rPr>
          <w:rFonts w:ascii="Open Sans" w:eastAsia="Times New Roman" w:hAnsi="Open Sans" w:cs="Open Sans"/>
          <w:color w:val="444444"/>
          <w:sz w:val="24"/>
          <w:szCs w:val="24"/>
          <w:lang w:eastAsia="en-GB"/>
        </w:rPr>
        <w:t xml:space="preserve">timeslices </w:t>
      </w:r>
      <w:commentRangeEnd w:id="15"/>
      <w:r w:rsidR="003506D8">
        <w:rPr>
          <w:rStyle w:val="CommentReference"/>
        </w:rPr>
        <w:commentReference w:id="15"/>
      </w:r>
      <w:r w:rsidRPr="00B172D4">
        <w:rPr>
          <w:rFonts w:ascii="Open Sans" w:eastAsia="Times New Roman" w:hAnsi="Open Sans" w:cs="Open Sans"/>
          <w:color w:val="444444"/>
          <w:sz w:val="24"/>
          <w:szCs w:val="24"/>
          <w:lang w:eastAsia="en-GB"/>
        </w:rPr>
        <w:t>to be 0.5, as an example.</w:t>
      </w:r>
    </w:p>
    <w:p w14:paraId="2721A78B" w14:textId="580D9928"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noProof/>
          <w:color w:val="444444"/>
          <w:sz w:val="24"/>
          <w:szCs w:val="24"/>
          <w:lang w:eastAsia="en-GB"/>
        </w:rPr>
        <w:drawing>
          <wp:inline distT="0" distB="0" distL="0" distR="0" wp14:anchorId="369B6507" wp14:editId="12F4E54E">
            <wp:extent cx="5731510" cy="2031365"/>
            <wp:effectExtent l="0" t="0" r="2540"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512549E6"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b/>
          <w:bCs/>
          <w:color w:val="444444"/>
          <w:sz w:val="24"/>
          <w:szCs w:val="24"/>
          <w:lang w:eastAsia="en-GB"/>
        </w:rPr>
        <w:t>Figure 3.2:</w:t>
      </w:r>
      <w:r w:rsidRPr="00B172D4">
        <w:rPr>
          <w:rFonts w:ascii="Open Sans" w:eastAsia="Times New Roman" w:hAnsi="Open Sans" w:cs="Open Sans"/>
          <w:color w:val="444444"/>
          <w:sz w:val="24"/>
          <w:szCs w:val="24"/>
          <w:lang w:eastAsia="en-GB"/>
        </w:rPr>
        <w:t xml:space="preserve"> Edited </w:t>
      </w:r>
      <w:proofErr w:type="spellStart"/>
      <w:r w:rsidRPr="00B172D4">
        <w:rPr>
          <w:rFonts w:ascii="Open Sans" w:eastAsia="Times New Roman" w:hAnsi="Open Sans" w:cs="Open Sans"/>
          <w:color w:val="444444"/>
          <w:sz w:val="24"/>
          <w:szCs w:val="24"/>
          <w:lang w:eastAsia="en-GB"/>
        </w:rPr>
        <w:t>TechnodataTimeslices</w:t>
      </w:r>
      <w:proofErr w:type="spellEnd"/>
      <w:r w:rsidRPr="00B172D4">
        <w:rPr>
          <w:rFonts w:ascii="Open Sans" w:eastAsia="Times New Roman" w:hAnsi="Open Sans" w:cs="Open Sans"/>
          <w:color w:val="444444"/>
          <w:sz w:val="24"/>
          <w:szCs w:val="24"/>
          <w:lang w:eastAsia="en-GB"/>
        </w:rPr>
        <w:t xml:space="preserve"> file opened in Excel.</w:t>
      </w:r>
    </w:p>
    <w:p w14:paraId="1E90E48F" w14:textId="77777777"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Once this has been saved, we can run the model again (</w:t>
      </w:r>
      <w:r w:rsidRPr="00B172D4">
        <w:rPr>
          <w:rFonts w:ascii="Courier New" w:eastAsia="Times New Roman" w:hAnsi="Courier New" w:cs="Courier New"/>
          <w:color w:val="000000"/>
          <w:sz w:val="20"/>
          <w:szCs w:val="20"/>
          <w:lang w:eastAsia="en-GB"/>
        </w:rPr>
        <w:t xml:space="preserve">python -m muse </w:t>
      </w:r>
      <w:proofErr w:type="spellStart"/>
      <w:proofErr w:type="gramStart"/>
      <w:r w:rsidRPr="00B172D4">
        <w:rPr>
          <w:rFonts w:ascii="Courier New" w:eastAsia="Times New Roman" w:hAnsi="Courier New" w:cs="Courier New"/>
          <w:color w:val="000000"/>
          <w:sz w:val="20"/>
          <w:szCs w:val="20"/>
          <w:lang w:eastAsia="en-GB"/>
        </w:rPr>
        <w:t>settings.toml</w:t>
      </w:r>
      <w:proofErr w:type="spellEnd"/>
      <w:proofErr w:type="gramEnd"/>
      <w:r w:rsidRPr="00B172D4">
        <w:rPr>
          <w:rFonts w:ascii="Open Sans" w:eastAsia="Times New Roman" w:hAnsi="Open Sans" w:cs="Open Sans"/>
          <w:color w:val="444444"/>
          <w:sz w:val="24"/>
          <w:szCs w:val="24"/>
          <w:lang w:eastAsia="en-GB"/>
        </w:rPr>
        <w:t xml:space="preserve">). </w:t>
      </w:r>
      <w:commentRangeStart w:id="16"/>
      <w:r w:rsidRPr="00B172D4">
        <w:rPr>
          <w:rFonts w:ascii="Open Sans" w:eastAsia="Times New Roman" w:hAnsi="Open Sans" w:cs="Open Sans"/>
          <w:color w:val="444444"/>
          <w:sz w:val="24"/>
          <w:szCs w:val="24"/>
          <w:lang w:eastAsia="en-GB"/>
        </w:rPr>
        <w:t>We can then visualise our results as before.</w:t>
      </w:r>
      <w:commentRangeEnd w:id="16"/>
      <w:r w:rsidR="00616CB8">
        <w:rPr>
          <w:rStyle w:val="CommentReference"/>
        </w:rPr>
        <w:commentReference w:id="16"/>
      </w:r>
    </w:p>
    <w:p w14:paraId="379CF9EC" w14:textId="77777777" w:rsidR="00B172D4" w:rsidRPr="00B172D4" w:rsidRDefault="00B172D4" w:rsidP="00B172D4">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B172D4">
        <w:rPr>
          <w:rFonts w:ascii="Open Sans" w:eastAsia="Times New Roman" w:hAnsi="Open Sans" w:cs="Open Sans"/>
          <w:color w:val="2D2926"/>
          <w:kern w:val="36"/>
          <w:sz w:val="60"/>
          <w:szCs w:val="60"/>
          <w:lang w:eastAsia="en-GB"/>
        </w:rPr>
        <w:t>Summary</w:t>
      </w:r>
    </w:p>
    <w:p w14:paraId="1C2CA083" w14:textId="7C04A9FC" w:rsidR="00B172D4" w:rsidRPr="00B172D4" w:rsidRDefault="00B172D4" w:rsidP="00B172D4">
      <w:pPr>
        <w:spacing w:before="240" w:after="240" w:line="240" w:lineRule="auto"/>
        <w:rPr>
          <w:rFonts w:ascii="Open Sans" w:eastAsia="Times New Roman" w:hAnsi="Open Sans" w:cs="Open Sans"/>
          <w:color w:val="444444"/>
          <w:sz w:val="24"/>
          <w:szCs w:val="24"/>
          <w:lang w:eastAsia="en-GB"/>
        </w:rPr>
      </w:pPr>
      <w:r w:rsidRPr="00B172D4">
        <w:rPr>
          <w:rFonts w:ascii="Open Sans" w:eastAsia="Times New Roman" w:hAnsi="Open Sans" w:cs="Open Sans"/>
          <w:color w:val="444444"/>
          <w:sz w:val="24"/>
          <w:szCs w:val="24"/>
          <w:lang w:eastAsia="en-GB"/>
        </w:rPr>
        <w:t xml:space="preserve">In this </w:t>
      </w:r>
      <w:del w:id="17" w:author="Simon Patterson" w:date="2022-03-09T01:24:00Z">
        <w:r w:rsidRPr="00B172D4" w:rsidDel="00616CB8">
          <w:rPr>
            <w:rFonts w:ascii="Open Sans" w:eastAsia="Times New Roman" w:hAnsi="Open Sans" w:cs="Open Sans"/>
            <w:color w:val="444444"/>
            <w:sz w:val="24"/>
            <w:szCs w:val="24"/>
            <w:lang w:eastAsia="en-GB"/>
          </w:rPr>
          <w:delText xml:space="preserve">lecture </w:delText>
        </w:r>
      </w:del>
      <w:ins w:id="18" w:author="Simon Patterson" w:date="2022-03-09T01:24:00Z">
        <w:r w:rsidR="00616CB8">
          <w:rPr>
            <w:rFonts w:ascii="Open Sans" w:eastAsia="Times New Roman" w:hAnsi="Open Sans" w:cs="Open Sans"/>
            <w:color w:val="444444"/>
            <w:sz w:val="24"/>
            <w:szCs w:val="24"/>
            <w:lang w:eastAsia="en-GB"/>
          </w:rPr>
          <w:t>hands-on</w:t>
        </w:r>
        <w:r w:rsidR="00616CB8" w:rsidRPr="00B172D4">
          <w:rPr>
            <w:rFonts w:ascii="Open Sans" w:eastAsia="Times New Roman" w:hAnsi="Open Sans" w:cs="Open Sans"/>
            <w:color w:val="444444"/>
            <w:sz w:val="24"/>
            <w:szCs w:val="24"/>
            <w:lang w:eastAsia="en-GB"/>
          </w:rPr>
          <w:t xml:space="preserve"> </w:t>
        </w:r>
      </w:ins>
      <w:r w:rsidRPr="00B172D4">
        <w:rPr>
          <w:rFonts w:ascii="Open Sans" w:eastAsia="Times New Roman" w:hAnsi="Open Sans" w:cs="Open Sans"/>
          <w:color w:val="444444"/>
          <w:sz w:val="24"/>
          <w:szCs w:val="24"/>
          <w:lang w:eastAsia="en-GB"/>
        </w:rPr>
        <w:t>we have introduced the </w:t>
      </w:r>
      <w:commentRangeStart w:id="19"/>
      <w:r w:rsidRPr="00B172D4">
        <w:rPr>
          <w:rFonts w:ascii="Courier New" w:eastAsia="Times New Roman" w:hAnsi="Courier New" w:cs="Courier New"/>
          <w:color w:val="000000"/>
          <w:sz w:val="20"/>
          <w:szCs w:val="20"/>
          <w:lang w:eastAsia="en-GB"/>
        </w:rPr>
        <w:t>TimeslicesTechnodata.csv</w:t>
      </w:r>
      <w:r w:rsidRPr="00B172D4">
        <w:rPr>
          <w:rFonts w:ascii="Open Sans" w:eastAsia="Times New Roman" w:hAnsi="Open Sans" w:cs="Open Sans"/>
          <w:color w:val="444444"/>
          <w:sz w:val="24"/>
          <w:szCs w:val="24"/>
          <w:lang w:eastAsia="en-GB"/>
        </w:rPr>
        <w:t> </w:t>
      </w:r>
      <w:commentRangeEnd w:id="19"/>
      <w:r w:rsidR="00B120AE">
        <w:rPr>
          <w:rStyle w:val="CommentReference"/>
        </w:rPr>
        <w:commentReference w:id="19"/>
      </w:r>
      <w:r w:rsidRPr="00B172D4">
        <w:rPr>
          <w:rFonts w:ascii="Open Sans" w:eastAsia="Times New Roman" w:hAnsi="Open Sans" w:cs="Open Sans"/>
          <w:color w:val="444444"/>
          <w:sz w:val="24"/>
          <w:szCs w:val="24"/>
          <w:lang w:eastAsia="en-GB"/>
        </w:rPr>
        <w:t>file</w:t>
      </w:r>
      <w:del w:id="20" w:author="Simon Patterson" w:date="2022-03-09T01:25:00Z">
        <w:r w:rsidRPr="00B172D4" w:rsidDel="00B120AE">
          <w:rPr>
            <w:rFonts w:ascii="Open Sans" w:eastAsia="Times New Roman" w:hAnsi="Open Sans" w:cs="Open Sans"/>
            <w:color w:val="444444"/>
            <w:sz w:val="24"/>
            <w:szCs w:val="24"/>
            <w:lang w:eastAsia="en-GB"/>
          </w:rPr>
          <w:delText>,</w:delText>
        </w:r>
      </w:del>
      <w:r w:rsidRPr="00B172D4">
        <w:rPr>
          <w:rFonts w:ascii="Open Sans" w:eastAsia="Times New Roman" w:hAnsi="Open Sans" w:cs="Open Sans"/>
          <w:color w:val="444444"/>
          <w:sz w:val="24"/>
          <w:szCs w:val="24"/>
          <w:lang w:eastAsia="en-GB"/>
        </w:rPr>
        <w:t xml:space="preserve"> and linked it to the </w:t>
      </w:r>
      <w:proofErr w:type="spellStart"/>
      <w:r w:rsidRPr="00B172D4">
        <w:rPr>
          <w:rFonts w:ascii="Courier New" w:eastAsia="Times New Roman" w:hAnsi="Courier New" w:cs="Courier New"/>
          <w:color w:val="000000"/>
          <w:sz w:val="20"/>
          <w:szCs w:val="20"/>
          <w:lang w:eastAsia="en-GB"/>
        </w:rPr>
        <w:t>settings.toml</w:t>
      </w:r>
      <w:proofErr w:type="spellEnd"/>
      <w:r w:rsidRPr="00B172D4">
        <w:rPr>
          <w:rFonts w:ascii="Open Sans" w:eastAsia="Times New Roman" w:hAnsi="Open Sans" w:cs="Open Sans"/>
          <w:color w:val="444444"/>
          <w:sz w:val="24"/>
          <w:szCs w:val="24"/>
          <w:lang w:eastAsia="en-GB"/>
        </w:rPr>
        <w:t> file. This has allowed us to vary the output of various energy technologies by their characteristics.</w:t>
      </w:r>
    </w:p>
    <w:p w14:paraId="40191E20" w14:textId="63D4A814" w:rsidR="00114BF9" w:rsidRDefault="00114BF9">
      <w:r>
        <w:br w:type="page"/>
      </w:r>
    </w:p>
    <w:p w14:paraId="558E0E57" w14:textId="77777777" w:rsidR="00114BF9" w:rsidRPr="00114BF9" w:rsidRDefault="00114BF9" w:rsidP="00114BF9">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114BF9">
        <w:rPr>
          <w:rFonts w:ascii="Times New Roman" w:eastAsia="Times New Roman" w:hAnsi="Times New Roman" w:cs="Times New Roman"/>
          <w:color w:val="2D2926"/>
          <w:kern w:val="36"/>
          <w:sz w:val="60"/>
          <w:szCs w:val="60"/>
          <w:lang w:eastAsia="en-GB"/>
        </w:rPr>
        <w:lastRenderedPageBreak/>
        <w:t>Hands On Exercise 4: Adding a technology</w:t>
      </w:r>
    </w:p>
    <w:p w14:paraId="45C90715" w14:textId="77777777" w:rsidR="00114BF9" w:rsidRPr="00114BF9" w:rsidRDefault="00114BF9" w:rsidP="00114BF9">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14BF9">
        <w:rPr>
          <w:rFonts w:ascii="Open Sans" w:eastAsia="Times New Roman" w:hAnsi="Open Sans" w:cs="Open Sans"/>
          <w:color w:val="2D2926"/>
          <w:kern w:val="36"/>
          <w:sz w:val="60"/>
          <w:szCs w:val="60"/>
          <w:lang w:eastAsia="en-GB"/>
        </w:rPr>
        <w:t>Learning objectives</w:t>
      </w:r>
    </w:p>
    <w:p w14:paraId="4C21848C" w14:textId="77777777" w:rsidR="00114BF9" w:rsidRPr="00114BF9" w:rsidRDefault="00114BF9" w:rsidP="00114BF9">
      <w:pPr>
        <w:numPr>
          <w:ilvl w:val="0"/>
          <w:numId w:val="6"/>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Learn how to add a new technology in MUSE</w:t>
      </w:r>
    </w:p>
    <w:p w14:paraId="3CE6D97C"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r w:rsidRPr="00114BF9">
        <w:rPr>
          <w:rFonts w:ascii="Open Sans" w:eastAsia="Times New Roman" w:hAnsi="Open Sans" w:cs="Open Sans"/>
          <w:color w:val="2D2926"/>
          <w:sz w:val="48"/>
          <w:szCs w:val="48"/>
          <w:lang w:eastAsia="en-GB"/>
        </w:rPr>
        <w:t>Addition of solar PV</w:t>
      </w:r>
    </w:p>
    <w:p w14:paraId="7F322FBA"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In this section, we will add solar photovoltaics to the default model. To achieve this, we must modify the input files in the default example.</w:t>
      </w:r>
    </w:p>
    <w:p w14:paraId="435DEFED"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proofErr w:type="spellStart"/>
      <w:r w:rsidRPr="00114BF9">
        <w:rPr>
          <w:rFonts w:ascii="Open Sans" w:eastAsia="Times New Roman" w:hAnsi="Open Sans" w:cs="Open Sans"/>
          <w:color w:val="2D2926"/>
          <w:sz w:val="48"/>
          <w:szCs w:val="48"/>
          <w:lang w:eastAsia="en-GB"/>
        </w:rPr>
        <w:t>Technodata</w:t>
      </w:r>
      <w:proofErr w:type="spellEnd"/>
      <w:r w:rsidRPr="00114BF9">
        <w:rPr>
          <w:rFonts w:ascii="Open Sans" w:eastAsia="Times New Roman" w:hAnsi="Open Sans" w:cs="Open Sans"/>
          <w:color w:val="2D2926"/>
          <w:sz w:val="48"/>
          <w:szCs w:val="48"/>
          <w:lang w:eastAsia="en-GB"/>
        </w:rPr>
        <w:t xml:space="preserve"> Input</w:t>
      </w:r>
    </w:p>
    <w:p w14:paraId="05CA2C98"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must note, before starting, that we require consistency in input and output units. For example, if capacity is in PJ, the same basis would be needed for the output files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and </w:t>
      </w:r>
      <w:r w:rsidRPr="00114BF9">
        <w:rPr>
          <w:rFonts w:ascii="Courier New" w:eastAsia="Times New Roman" w:hAnsi="Courier New" w:cs="Courier New"/>
          <w:color w:val="000000"/>
          <w:sz w:val="20"/>
          <w:szCs w:val="20"/>
          <w:lang w:eastAsia="en-GB"/>
        </w:rPr>
        <w:t>CommOut.csv</w:t>
      </w:r>
      <w:r w:rsidRPr="00114BF9">
        <w:rPr>
          <w:rFonts w:ascii="Open Sans" w:eastAsia="Times New Roman" w:hAnsi="Open Sans" w:cs="Open Sans"/>
          <w:color w:val="444444"/>
          <w:sz w:val="24"/>
          <w:szCs w:val="24"/>
          <w:lang w:eastAsia="en-GB"/>
        </w:rPr>
        <w:t>. In addition, across sectors a commodity needs to maintain the same unit. In these examples, we use the unit petajoule (PJ).</w:t>
      </w:r>
    </w:p>
    <w:p w14:paraId="381D805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Next, we will edit the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file, which specifies the commodities consumed by solar photovoltaics.</w:t>
      </w:r>
    </w:p>
    <w:p w14:paraId="5ED22BA7"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table below shows the original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version in normal text, and the added column and row in bold.</w:t>
      </w:r>
    </w:p>
    <w:p w14:paraId="3FE18487" w14:textId="41E740A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1F395307" wp14:editId="6325F2FA">
            <wp:extent cx="5731510" cy="741680"/>
            <wp:effectExtent l="0" t="0" r="2540" b="127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41680"/>
                    </a:xfrm>
                    <a:prstGeom prst="rect">
                      <a:avLst/>
                    </a:prstGeom>
                    <a:noFill/>
                    <a:ln>
                      <a:noFill/>
                    </a:ln>
                  </pic:spPr>
                </pic:pic>
              </a:graphicData>
            </a:graphic>
          </wp:inline>
        </w:drawing>
      </w:r>
    </w:p>
    <w:p w14:paraId="49A6073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4.1:</w:t>
      </w:r>
      <w:r w:rsidRPr="00114BF9">
        <w:rPr>
          <w:rFonts w:ascii="Open Sans" w:eastAsia="Times New Roman" w:hAnsi="Open Sans" w:cs="Open Sans"/>
          <w:color w:val="444444"/>
          <w:sz w:val="24"/>
          <w:szCs w:val="24"/>
          <w:lang w:eastAsia="en-GB"/>
        </w:rPr>
        <w:t> Modified CommIn.csv file for the power sector</w:t>
      </w:r>
    </w:p>
    <w:p w14:paraId="01705A9F"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must first add a new row at the bottom of the file, to indicate the new solar photovoltaic technology:</w:t>
      </w:r>
    </w:p>
    <w:p w14:paraId="4E5146B9"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call this technology </w:t>
      </w:r>
      <w:proofErr w:type="spellStart"/>
      <w:r w:rsidRPr="00114BF9">
        <w:rPr>
          <w:rFonts w:ascii="Courier New" w:eastAsia="Times New Roman" w:hAnsi="Courier New" w:cs="Courier New"/>
          <w:color w:val="000000"/>
          <w:sz w:val="20"/>
          <w:szCs w:val="20"/>
          <w:lang w:eastAsia="en-GB"/>
        </w:rPr>
        <w:t>solarPV</w:t>
      </w:r>
      <w:proofErr w:type="spellEnd"/>
    </w:p>
    <w:p w14:paraId="1F13138F"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lastRenderedPageBreak/>
        <w:t>place it in region </w:t>
      </w:r>
      <w:r w:rsidRPr="00114BF9">
        <w:rPr>
          <w:rFonts w:ascii="Courier New" w:eastAsia="Times New Roman" w:hAnsi="Courier New" w:cs="Courier New"/>
          <w:color w:val="000000"/>
          <w:sz w:val="20"/>
          <w:szCs w:val="20"/>
          <w:lang w:eastAsia="en-GB"/>
        </w:rPr>
        <w:t>R1</w:t>
      </w:r>
    </w:p>
    <w:p w14:paraId="39E2068D"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data in this row is associated to the year 2020</w:t>
      </w:r>
    </w:p>
    <w:p w14:paraId="2F223281"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input type is fixed</w:t>
      </w:r>
    </w:p>
    <w:p w14:paraId="4DF84C30" w14:textId="77777777" w:rsidR="00114BF9" w:rsidRPr="00114BF9" w:rsidRDefault="00114BF9" w:rsidP="00114BF9">
      <w:pPr>
        <w:numPr>
          <w:ilvl w:val="0"/>
          <w:numId w:val="7"/>
        </w:numPr>
        <w:spacing w:before="100" w:beforeAutospacing="1" w:after="100" w:afterAutospacing="1" w:line="240" w:lineRule="auto"/>
        <w:rPr>
          <w:rFonts w:ascii="Open Sans" w:eastAsia="Times New Roman" w:hAnsi="Open Sans" w:cs="Open Sans"/>
          <w:color w:val="444444"/>
          <w:sz w:val="24"/>
          <w:szCs w:val="24"/>
          <w:lang w:eastAsia="en-GB"/>
        </w:rPr>
      </w:pPr>
      <w:proofErr w:type="spellStart"/>
      <w:r w:rsidRPr="00114BF9">
        <w:rPr>
          <w:rFonts w:ascii="Courier New" w:eastAsia="Times New Roman" w:hAnsi="Courier New" w:cs="Courier New"/>
          <w:color w:val="000000"/>
          <w:sz w:val="20"/>
          <w:szCs w:val="20"/>
          <w:lang w:eastAsia="en-GB"/>
        </w:rPr>
        <w:t>solarPV</w:t>
      </w:r>
      <w:proofErr w:type="spellEnd"/>
      <w:r w:rsidRPr="00114BF9">
        <w:rPr>
          <w:rFonts w:ascii="Open Sans" w:eastAsia="Times New Roman" w:hAnsi="Open Sans" w:cs="Open Sans"/>
          <w:color w:val="444444"/>
          <w:sz w:val="24"/>
          <w:szCs w:val="24"/>
          <w:lang w:eastAsia="en-GB"/>
        </w:rPr>
        <w:t> consumes solar</w:t>
      </w:r>
    </w:p>
    <w:p w14:paraId="498FB8A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As the solar commodity has not been previously defined, we must define it by adding a column, which we will call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 xml:space="preserve">. We fill out the entries in the solar column, </w:t>
      </w:r>
      <w:proofErr w:type="spellStart"/>
      <w:r w:rsidRPr="00114BF9">
        <w:rPr>
          <w:rFonts w:ascii="Open Sans" w:eastAsia="Times New Roman" w:hAnsi="Open Sans" w:cs="Open Sans"/>
          <w:color w:val="444444"/>
          <w:sz w:val="24"/>
          <w:szCs w:val="24"/>
          <w:lang w:eastAsia="en-GB"/>
        </w:rPr>
        <w:t>ie</w:t>
      </w:r>
      <w:proofErr w:type="spellEnd"/>
      <w:r w:rsidRPr="00114BF9">
        <w:rPr>
          <w:rFonts w:ascii="Open Sans" w:eastAsia="Times New Roman" w:hAnsi="Open Sans" w:cs="Open Sans"/>
          <w:color w:val="444444"/>
          <w:sz w:val="24"/>
          <w:szCs w:val="24"/>
          <w:lang w:eastAsia="en-GB"/>
        </w:rPr>
        <w:t>. that neither </w:t>
      </w:r>
      <w:proofErr w:type="spellStart"/>
      <w:r w:rsidRPr="00114BF9">
        <w:rPr>
          <w:rFonts w:ascii="Courier New" w:eastAsia="Times New Roman" w:hAnsi="Courier New" w:cs="Courier New"/>
          <w:color w:val="000000"/>
          <w:sz w:val="20"/>
          <w:szCs w:val="20"/>
          <w:lang w:eastAsia="en-GB"/>
        </w:rPr>
        <w:t>gasCCGT</w:t>
      </w:r>
      <w:proofErr w:type="spellEnd"/>
      <w:r w:rsidRPr="00114BF9">
        <w:rPr>
          <w:rFonts w:ascii="Open Sans" w:eastAsia="Times New Roman" w:hAnsi="Open Sans" w:cs="Open Sans"/>
          <w:color w:val="444444"/>
          <w:sz w:val="24"/>
          <w:szCs w:val="24"/>
          <w:lang w:eastAsia="en-GB"/>
        </w:rPr>
        <w:t> nor </w:t>
      </w:r>
      <w:proofErr w:type="spellStart"/>
      <w:r w:rsidRPr="00114BF9">
        <w:rPr>
          <w:rFonts w:ascii="Courier New" w:eastAsia="Times New Roman" w:hAnsi="Courier New" w:cs="Courier New"/>
          <w:color w:val="000000"/>
          <w:sz w:val="20"/>
          <w:szCs w:val="20"/>
          <w:lang w:eastAsia="en-GB"/>
        </w:rPr>
        <w:t>windturbine</w:t>
      </w:r>
      <w:proofErr w:type="spellEnd"/>
      <w:r w:rsidRPr="00114BF9">
        <w:rPr>
          <w:rFonts w:ascii="Open Sans" w:eastAsia="Times New Roman" w:hAnsi="Open Sans" w:cs="Open Sans"/>
          <w:color w:val="444444"/>
          <w:sz w:val="24"/>
          <w:szCs w:val="24"/>
          <w:lang w:eastAsia="en-GB"/>
        </w:rPr>
        <w:t> consume solar.</w:t>
      </w:r>
    </w:p>
    <w:p w14:paraId="29AC0277"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We repeat this process for the file: </w:t>
      </w:r>
      <w:r w:rsidRPr="00114BF9">
        <w:rPr>
          <w:rFonts w:ascii="Courier New" w:eastAsia="Times New Roman" w:hAnsi="Courier New" w:cs="Courier New"/>
          <w:color w:val="000000"/>
          <w:sz w:val="20"/>
          <w:szCs w:val="20"/>
          <w:lang w:eastAsia="en-GB"/>
        </w:rPr>
        <w:t>CommOut.csv</w:t>
      </w:r>
      <w:r w:rsidRPr="00114BF9">
        <w:rPr>
          <w:rFonts w:ascii="Open Sans" w:eastAsia="Times New Roman" w:hAnsi="Open Sans" w:cs="Open Sans"/>
          <w:color w:val="444444"/>
          <w:sz w:val="24"/>
          <w:szCs w:val="24"/>
          <w:lang w:eastAsia="en-GB"/>
        </w:rPr>
        <w:t>. This file specifies the output of the technology. In our case, solar photovoltaics only output electricity. This is unlike </w:t>
      </w:r>
      <w:proofErr w:type="spellStart"/>
      <w:r w:rsidRPr="00114BF9">
        <w:rPr>
          <w:rFonts w:ascii="Courier New" w:eastAsia="Times New Roman" w:hAnsi="Courier New" w:cs="Courier New"/>
          <w:color w:val="000000"/>
          <w:sz w:val="20"/>
          <w:szCs w:val="20"/>
          <w:lang w:eastAsia="en-GB"/>
        </w:rPr>
        <w:t>gasCCGT</w:t>
      </w:r>
      <w:proofErr w:type="spellEnd"/>
      <w:r w:rsidRPr="00114BF9">
        <w:rPr>
          <w:rFonts w:ascii="Open Sans" w:eastAsia="Times New Roman" w:hAnsi="Open Sans" w:cs="Open Sans"/>
          <w:color w:val="444444"/>
          <w:sz w:val="24"/>
          <w:szCs w:val="24"/>
          <w:lang w:eastAsia="en-GB"/>
        </w:rPr>
        <w:t> which also outputs </w:t>
      </w:r>
      <w:r w:rsidRPr="00114BF9">
        <w:rPr>
          <w:rFonts w:ascii="Courier New" w:eastAsia="Times New Roman" w:hAnsi="Courier New" w:cs="Courier New"/>
          <w:color w:val="000000"/>
          <w:sz w:val="20"/>
          <w:szCs w:val="20"/>
          <w:lang w:eastAsia="en-GB"/>
        </w:rPr>
        <w:t>CO2f</w:t>
      </w:r>
      <w:r w:rsidRPr="00114BF9">
        <w:rPr>
          <w:rFonts w:ascii="Open Sans" w:eastAsia="Times New Roman" w:hAnsi="Open Sans" w:cs="Open Sans"/>
          <w:color w:val="444444"/>
          <w:sz w:val="24"/>
          <w:szCs w:val="24"/>
          <w:lang w:eastAsia="en-GB"/>
        </w:rPr>
        <w:t>, or carbon dioxide.</w:t>
      </w:r>
    </w:p>
    <w:p w14:paraId="46E74541" w14:textId="23F6201D"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7532E67E" wp14:editId="1DCEDCB7">
            <wp:extent cx="5731510" cy="744220"/>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14:paraId="3158A708"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4.2:</w:t>
      </w:r>
      <w:r w:rsidRPr="00114BF9">
        <w:rPr>
          <w:rFonts w:ascii="Open Sans" w:eastAsia="Times New Roman" w:hAnsi="Open Sans" w:cs="Open Sans"/>
          <w:color w:val="444444"/>
          <w:sz w:val="24"/>
          <w:szCs w:val="24"/>
          <w:lang w:eastAsia="en-GB"/>
        </w:rPr>
        <w:t> Modified CommOut.csv file for the power sector</w:t>
      </w:r>
    </w:p>
    <w:p w14:paraId="310C9E45"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proofErr w:type="gramStart"/>
      <w:r w:rsidRPr="00114BF9">
        <w:rPr>
          <w:rFonts w:ascii="Open Sans" w:eastAsia="Times New Roman" w:hAnsi="Open Sans" w:cs="Open Sans"/>
          <w:color w:val="444444"/>
          <w:sz w:val="24"/>
          <w:szCs w:val="24"/>
          <w:lang w:eastAsia="en-GB"/>
        </w:rPr>
        <w:t>Similar to</w:t>
      </w:r>
      <w:proofErr w:type="gramEnd"/>
      <w:r w:rsidRPr="00114BF9">
        <w:rPr>
          <w:rFonts w:ascii="Open Sans" w:eastAsia="Times New Roman" w:hAnsi="Open Sans" w:cs="Open Sans"/>
          <w:color w:val="444444"/>
          <w:sz w:val="24"/>
          <w:szCs w:val="24"/>
          <w:lang w:eastAsia="en-GB"/>
        </w:rPr>
        <w:t xml:space="preserve"> the </w:t>
      </w:r>
      <w:proofErr w:type="spellStart"/>
      <w:r w:rsidRPr="00114BF9">
        <w:rPr>
          <w:rFonts w:ascii="Open Sans" w:eastAsia="Times New Roman" w:hAnsi="Open Sans" w:cs="Open Sans"/>
          <w:color w:val="444444"/>
          <w:sz w:val="24"/>
          <w:szCs w:val="24"/>
          <w:lang w:eastAsia="en-GB"/>
        </w:rPr>
        <w:t>the</w:t>
      </w:r>
      <w:proofErr w:type="spellEnd"/>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CommIn.csv</w:t>
      </w:r>
      <w:r w:rsidRPr="00114BF9">
        <w:rPr>
          <w:rFonts w:ascii="Open Sans" w:eastAsia="Times New Roman" w:hAnsi="Open Sans" w:cs="Open Sans"/>
          <w:color w:val="444444"/>
          <w:sz w:val="24"/>
          <w:szCs w:val="24"/>
          <w:lang w:eastAsia="en-GB"/>
        </w:rPr>
        <w:t xml:space="preserve">, we create a new row, and add in the solar commodity. We must ensure that we call our new commodity and technologies the same as the previous file for MUSE to successfully run. </w:t>
      </w:r>
      <w:proofErr w:type="spellStart"/>
      <w:proofErr w:type="gramStart"/>
      <w:r w:rsidRPr="00114BF9">
        <w:rPr>
          <w:rFonts w:ascii="Open Sans" w:eastAsia="Times New Roman" w:hAnsi="Open Sans" w:cs="Open Sans"/>
          <w:color w:val="444444"/>
          <w:sz w:val="24"/>
          <w:szCs w:val="24"/>
          <w:lang w:eastAsia="en-GB"/>
        </w:rPr>
        <w:t>ie</w:t>
      </w:r>
      <w:proofErr w:type="spellEnd"/>
      <w:proofErr w:type="gramEnd"/>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 and </w:t>
      </w:r>
      <w:proofErr w:type="spellStart"/>
      <w:r w:rsidRPr="00114BF9">
        <w:rPr>
          <w:rFonts w:ascii="Courier New" w:eastAsia="Times New Roman" w:hAnsi="Courier New" w:cs="Courier New"/>
          <w:color w:val="000000"/>
          <w:sz w:val="20"/>
          <w:szCs w:val="20"/>
          <w:lang w:eastAsia="en-GB"/>
        </w:rPr>
        <w:t>solarPV</w:t>
      </w:r>
      <w:proofErr w:type="spellEnd"/>
      <w:r w:rsidRPr="00114BF9">
        <w:rPr>
          <w:rFonts w:ascii="Open Sans" w:eastAsia="Times New Roman" w:hAnsi="Open Sans" w:cs="Open Sans"/>
          <w:color w:val="444444"/>
          <w:sz w:val="24"/>
          <w:szCs w:val="24"/>
          <w:lang w:eastAsia="en-GB"/>
        </w:rPr>
        <w:t>.</w:t>
      </w:r>
    </w:p>
    <w:p w14:paraId="4C209807"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Please note that we use flat forward extension of the values when only one value is defined. For example, in the </w:t>
      </w:r>
      <w:r w:rsidRPr="00114BF9">
        <w:rPr>
          <w:rFonts w:ascii="Courier New" w:eastAsia="Times New Roman" w:hAnsi="Courier New" w:cs="Courier New"/>
          <w:color w:val="000000"/>
          <w:sz w:val="20"/>
          <w:szCs w:val="20"/>
          <w:lang w:eastAsia="en-GB"/>
        </w:rPr>
        <w:t>CommOut.csv</w:t>
      </w:r>
      <w:r w:rsidRPr="00114BF9">
        <w:rPr>
          <w:rFonts w:ascii="Open Sans" w:eastAsia="Times New Roman" w:hAnsi="Open Sans" w:cs="Open Sans"/>
          <w:color w:val="444444"/>
          <w:sz w:val="24"/>
          <w:szCs w:val="24"/>
          <w:lang w:eastAsia="en-GB"/>
        </w:rPr>
        <w:t xml:space="preserve"> we only provide data for the year 2020. </w:t>
      </w:r>
      <w:proofErr w:type="gramStart"/>
      <w:r w:rsidRPr="00114BF9">
        <w:rPr>
          <w:rFonts w:ascii="Open Sans" w:eastAsia="Times New Roman" w:hAnsi="Open Sans" w:cs="Open Sans"/>
          <w:color w:val="444444"/>
          <w:sz w:val="24"/>
          <w:szCs w:val="24"/>
          <w:lang w:eastAsia="en-GB"/>
        </w:rPr>
        <w:t>Therefore</w:t>
      </w:r>
      <w:proofErr w:type="gramEnd"/>
      <w:r w:rsidRPr="00114BF9">
        <w:rPr>
          <w:rFonts w:ascii="Open Sans" w:eastAsia="Times New Roman" w:hAnsi="Open Sans" w:cs="Open Sans"/>
          <w:color w:val="444444"/>
          <w:sz w:val="24"/>
          <w:szCs w:val="24"/>
          <w:lang w:eastAsia="en-GB"/>
        </w:rPr>
        <w:t xml:space="preserve"> for the benchmark years, 2025, 2030, 2035… we assume the data remains unchanged from 2020.</w:t>
      </w:r>
    </w:p>
    <w:p w14:paraId="19753204"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next file to modify is the </w:t>
      </w:r>
      <w:r w:rsidRPr="00114BF9">
        <w:rPr>
          <w:rFonts w:ascii="Courier New" w:eastAsia="Times New Roman" w:hAnsi="Courier New" w:cs="Courier New"/>
          <w:color w:val="000000"/>
          <w:sz w:val="20"/>
          <w:szCs w:val="20"/>
          <w:lang w:eastAsia="en-GB"/>
        </w:rPr>
        <w:t>ExistingCapacity.csv</w:t>
      </w:r>
      <w:r w:rsidRPr="00114BF9">
        <w:rPr>
          <w:rFonts w:ascii="Open Sans" w:eastAsia="Times New Roman" w:hAnsi="Open Sans" w:cs="Open Sans"/>
          <w:color w:val="444444"/>
          <w:sz w:val="24"/>
          <w:szCs w:val="24"/>
          <w:lang w:eastAsia="en-GB"/>
        </w:rPr>
        <w:t> file. This file details the existing capacity of each technology, per benchmark year. For this example, we will set the existing capacity to be 0.5 for all technologies in the base year and 0 for the remaining years. Please note, that the model interpolates between years linearly.</w:t>
      </w:r>
    </w:p>
    <w:p w14:paraId="400C8564" w14:textId="6664F1AE"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3CC15D65" wp14:editId="13D4D10F">
            <wp:extent cx="5731510" cy="6223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3B66212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4.3:</w:t>
      </w:r>
      <w:r w:rsidRPr="00114BF9">
        <w:rPr>
          <w:rFonts w:ascii="Open Sans" w:eastAsia="Times New Roman" w:hAnsi="Open Sans" w:cs="Open Sans"/>
          <w:color w:val="444444"/>
          <w:sz w:val="24"/>
          <w:szCs w:val="24"/>
          <w:lang w:eastAsia="en-GB"/>
        </w:rPr>
        <w:t> Modified ExistingCapacity.csv file for the power sector</w:t>
      </w:r>
    </w:p>
    <w:p w14:paraId="581378A3"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Finally, the technodata.csv </w:t>
      </w:r>
      <w:proofErr w:type="spellStart"/>
      <w:r w:rsidRPr="00114BF9">
        <w:rPr>
          <w:rFonts w:ascii="Open Sans" w:eastAsia="Times New Roman" w:hAnsi="Open Sans" w:cs="Open Sans"/>
          <w:color w:val="444444"/>
          <w:sz w:val="24"/>
          <w:szCs w:val="24"/>
          <w:lang w:eastAsia="en-GB"/>
        </w:rPr>
        <w:t>containts</w:t>
      </w:r>
      <w:proofErr w:type="spellEnd"/>
      <w:r w:rsidRPr="00114BF9">
        <w:rPr>
          <w:rFonts w:ascii="Open Sans" w:eastAsia="Times New Roman" w:hAnsi="Open Sans" w:cs="Open Sans"/>
          <w:color w:val="444444"/>
          <w:sz w:val="24"/>
          <w:szCs w:val="24"/>
          <w:lang w:eastAsia="en-GB"/>
        </w:rPr>
        <w:t xml:space="preserve"> parametrisation data for the technology, such as the cost, growth constraints, lifetime of the power plant and fuel used. The </w:t>
      </w:r>
      <w:proofErr w:type="spellStart"/>
      <w:r w:rsidRPr="00114BF9">
        <w:rPr>
          <w:rFonts w:ascii="Open Sans" w:eastAsia="Times New Roman" w:hAnsi="Open Sans" w:cs="Open Sans"/>
          <w:color w:val="444444"/>
          <w:sz w:val="24"/>
          <w:szCs w:val="24"/>
          <w:lang w:eastAsia="en-GB"/>
        </w:rPr>
        <w:t>technodata</w:t>
      </w:r>
      <w:proofErr w:type="spellEnd"/>
      <w:r w:rsidRPr="00114BF9">
        <w:rPr>
          <w:rFonts w:ascii="Open Sans" w:eastAsia="Times New Roman" w:hAnsi="Open Sans" w:cs="Open Sans"/>
          <w:color w:val="444444"/>
          <w:sz w:val="24"/>
          <w:szCs w:val="24"/>
          <w:lang w:eastAsia="en-GB"/>
        </w:rPr>
        <w:t xml:space="preserve"> file is too long for it all to be displayed here, so we will truncate the full version.</w:t>
      </w:r>
    </w:p>
    <w:p w14:paraId="7E07F561"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lastRenderedPageBreak/>
        <w:t>Here, we will only define the parameters: </w:t>
      </w:r>
      <w:r w:rsidRPr="00114BF9">
        <w:rPr>
          <w:rFonts w:ascii="Courier New" w:eastAsia="Times New Roman" w:hAnsi="Courier New" w:cs="Courier New"/>
          <w:color w:val="000000"/>
          <w:sz w:val="20"/>
          <w:szCs w:val="20"/>
          <w:lang w:eastAsia="en-GB"/>
        </w:rPr>
        <w:t>processName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RegionName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Time</w:t>
      </w:r>
      <w:r w:rsidRPr="00114BF9">
        <w:rPr>
          <w:rFonts w:ascii="Open Sans" w:eastAsia="Times New Roman" w:hAnsi="Open Sans" w:cs="Open Sans"/>
          <w:color w:val="444444"/>
          <w:sz w:val="24"/>
          <w:szCs w:val="24"/>
          <w:lang w:eastAsia="en-GB"/>
        </w:rPr>
        <w:t>, </w:t>
      </w:r>
      <w:proofErr w:type="gramStart"/>
      <w:r w:rsidRPr="00114BF9">
        <w:rPr>
          <w:rFonts w:ascii="Courier New" w:eastAsia="Times New Roman" w:hAnsi="Courier New" w:cs="Courier New"/>
          <w:color w:val="000000"/>
          <w:sz w:val="20"/>
          <w:szCs w:val="20"/>
          <w:lang w:eastAsia="en-GB"/>
        </w:rPr>
        <w:t>Level</w:t>
      </w:r>
      <w:r w:rsidRPr="00114BF9">
        <w:rPr>
          <w:rFonts w:ascii="Open Sans" w:eastAsia="Times New Roman" w:hAnsi="Open Sans" w:cs="Open Sans"/>
          <w:color w:val="444444"/>
          <w:sz w:val="24"/>
          <w:szCs w:val="24"/>
          <w:lang w:eastAsia="en-GB"/>
        </w:rPr>
        <w:t>,</w:t>
      </w:r>
      <w:r w:rsidRPr="00114BF9">
        <w:rPr>
          <w:rFonts w:ascii="Courier New" w:eastAsia="Times New Roman" w:hAnsi="Courier New" w:cs="Courier New"/>
          <w:color w:val="000000"/>
          <w:sz w:val="20"/>
          <w:szCs w:val="20"/>
          <w:lang w:eastAsia="en-GB"/>
        </w:rPr>
        <w:t>cap</w:t>
      </w:r>
      <w:proofErr w:type="gramEnd"/>
      <w:r w:rsidRPr="00114BF9">
        <w:rPr>
          <w:rFonts w:ascii="Courier New" w:eastAsia="Times New Roman" w:hAnsi="Courier New" w:cs="Courier New"/>
          <w:color w:val="000000"/>
          <w:sz w:val="20"/>
          <w:szCs w:val="20"/>
          <w:lang w:eastAsia="en-GB"/>
        </w:rPr>
        <w:t>_par</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Fuel</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EndUse</w:t>
      </w:r>
      <w:r w:rsidRPr="00114BF9">
        <w:rPr>
          <w:rFonts w:ascii="Open Sans" w:eastAsia="Times New Roman" w:hAnsi="Open Sans" w:cs="Open Sans"/>
          <w:color w:val="444444"/>
          <w:sz w:val="24"/>
          <w:szCs w:val="24"/>
          <w:lang w:eastAsia="en-GB"/>
        </w:rPr>
        <w:t>, </w:t>
      </w:r>
      <w:r w:rsidRPr="00114BF9">
        <w:rPr>
          <w:rFonts w:ascii="Courier New" w:eastAsia="Times New Roman" w:hAnsi="Courier New" w:cs="Courier New"/>
          <w:color w:val="000000"/>
          <w:sz w:val="20"/>
          <w:szCs w:val="20"/>
          <w:lang w:eastAsia="en-GB"/>
        </w:rPr>
        <w:t>Agent2</w:t>
      </w:r>
      <w:r w:rsidRPr="00114BF9">
        <w:rPr>
          <w:rFonts w:ascii="Open Sans" w:eastAsia="Times New Roman" w:hAnsi="Open Sans" w:cs="Open Sans"/>
          <w:color w:val="444444"/>
          <w:sz w:val="24"/>
          <w:szCs w:val="24"/>
          <w:lang w:eastAsia="en-GB"/>
        </w:rPr>
        <w:t> and </w:t>
      </w:r>
      <w:r w:rsidRPr="00114BF9">
        <w:rPr>
          <w:rFonts w:ascii="Courier New" w:eastAsia="Times New Roman" w:hAnsi="Courier New" w:cs="Courier New"/>
          <w:color w:val="000000"/>
          <w:sz w:val="20"/>
          <w:szCs w:val="20"/>
          <w:lang w:eastAsia="en-GB"/>
        </w:rPr>
        <w:t>Agent1</w:t>
      </w:r>
    </w:p>
    <w:p w14:paraId="125D873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We shall copy the existing parameters from the </w:t>
      </w:r>
      <w:proofErr w:type="spellStart"/>
      <w:r w:rsidRPr="00114BF9">
        <w:rPr>
          <w:rFonts w:ascii="Open Sans" w:eastAsia="Times New Roman" w:hAnsi="Open Sans" w:cs="Open Sans"/>
          <w:color w:val="444444"/>
          <w:sz w:val="24"/>
          <w:szCs w:val="24"/>
          <w:lang w:eastAsia="en-GB"/>
        </w:rPr>
        <w:t>windturbine</w:t>
      </w:r>
      <w:proofErr w:type="spellEnd"/>
      <w:r w:rsidRPr="00114BF9">
        <w:rPr>
          <w:rFonts w:ascii="Open Sans" w:eastAsia="Times New Roman" w:hAnsi="Open Sans" w:cs="Open Sans"/>
          <w:color w:val="444444"/>
          <w:sz w:val="24"/>
          <w:szCs w:val="24"/>
          <w:lang w:eastAsia="en-GB"/>
        </w:rPr>
        <w:t xml:space="preserve"> technology for the remaining parameters that can be seen in the </w:t>
      </w:r>
      <w:r w:rsidRPr="00114BF9">
        <w:rPr>
          <w:rFonts w:ascii="Courier New" w:eastAsia="Times New Roman" w:hAnsi="Courier New" w:cs="Courier New"/>
          <w:color w:val="000000"/>
          <w:sz w:val="20"/>
          <w:szCs w:val="20"/>
          <w:lang w:eastAsia="en-GB"/>
        </w:rPr>
        <w:t>technodata.csv</w:t>
      </w:r>
      <w:r w:rsidRPr="00114BF9">
        <w:rPr>
          <w:rFonts w:ascii="Open Sans" w:eastAsia="Times New Roman" w:hAnsi="Open Sans" w:cs="Open Sans"/>
          <w:color w:val="444444"/>
          <w:sz w:val="24"/>
          <w:szCs w:val="24"/>
          <w:lang w:eastAsia="en-GB"/>
        </w:rPr>
        <w:t xml:space="preserve"> file for brevity. You can see the full file at the </w:t>
      </w:r>
      <w:proofErr w:type="spellStart"/>
      <w:r w:rsidRPr="00114BF9">
        <w:rPr>
          <w:rFonts w:ascii="Open Sans" w:eastAsia="Times New Roman" w:hAnsi="Open Sans" w:cs="Open Sans"/>
          <w:color w:val="444444"/>
          <w:sz w:val="24"/>
          <w:szCs w:val="24"/>
          <w:lang w:eastAsia="en-GB"/>
        </w:rPr>
        <w:t>zenodo</w:t>
      </w:r>
      <w:proofErr w:type="spellEnd"/>
      <w:r w:rsidRPr="00114BF9">
        <w:rPr>
          <w:rFonts w:ascii="Open Sans" w:eastAsia="Times New Roman" w:hAnsi="Open Sans" w:cs="Open Sans"/>
          <w:color w:val="444444"/>
          <w:sz w:val="24"/>
          <w:szCs w:val="24"/>
          <w:lang w:eastAsia="en-GB"/>
        </w:rPr>
        <w:t xml:space="preserve"> link, below:</w:t>
      </w:r>
    </w:p>
    <w:p w14:paraId="2919484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https://zenodo.org/record/6092287#.YgvOEy-l1pQ</w:t>
      </w:r>
    </w:p>
    <w:p w14:paraId="49F6E34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Again, flat forward extension is used here. Therefore, as in this example we only provide data for the benchmark year 2020, 2025 and the following benchmark years will keep the same characteristics, </w:t>
      </w:r>
      <w:proofErr w:type="gramStart"/>
      <w:r w:rsidRPr="00114BF9">
        <w:rPr>
          <w:rFonts w:ascii="Open Sans" w:eastAsia="Times New Roman" w:hAnsi="Open Sans" w:cs="Open Sans"/>
          <w:color w:val="444444"/>
          <w:sz w:val="24"/>
          <w:szCs w:val="24"/>
          <w:lang w:eastAsia="en-GB"/>
        </w:rPr>
        <w:t>e.g.</w:t>
      </w:r>
      <w:proofErr w:type="gramEnd"/>
      <w:r w:rsidRPr="00114BF9">
        <w:rPr>
          <w:rFonts w:ascii="Open Sans" w:eastAsia="Times New Roman" w:hAnsi="Open Sans" w:cs="Open Sans"/>
          <w:color w:val="444444"/>
          <w:sz w:val="24"/>
          <w:szCs w:val="24"/>
          <w:lang w:eastAsia="en-GB"/>
        </w:rPr>
        <w:t> costs, for each benchmark year of the simulation.</w:t>
      </w:r>
    </w:p>
    <w:p w14:paraId="1F7ABF17" w14:textId="04D05975"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6128BBA3" wp14:editId="73F122C8">
            <wp:extent cx="5731510" cy="1035050"/>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035050"/>
                    </a:xfrm>
                    <a:prstGeom prst="rect">
                      <a:avLst/>
                    </a:prstGeom>
                    <a:noFill/>
                    <a:ln>
                      <a:noFill/>
                    </a:ln>
                  </pic:spPr>
                </pic:pic>
              </a:graphicData>
            </a:graphic>
          </wp:inline>
        </w:drawing>
      </w:r>
    </w:p>
    <w:p w14:paraId="43019F16"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4.4:</w:t>
      </w:r>
      <w:r w:rsidRPr="00114BF9">
        <w:rPr>
          <w:rFonts w:ascii="Open Sans" w:eastAsia="Times New Roman" w:hAnsi="Open Sans" w:cs="Open Sans"/>
          <w:color w:val="444444"/>
          <w:sz w:val="24"/>
          <w:szCs w:val="24"/>
          <w:lang w:eastAsia="en-GB"/>
        </w:rPr>
        <w:t> Modified Technodata.csv file for the power sector</w:t>
      </w:r>
    </w:p>
    <w:p w14:paraId="3040DEA4"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Notice that we have hidden the cells between F and T. These are the same as the </w:t>
      </w:r>
      <w:proofErr w:type="spellStart"/>
      <w:r w:rsidRPr="00114BF9">
        <w:rPr>
          <w:rFonts w:ascii="Courier New" w:eastAsia="Times New Roman" w:hAnsi="Courier New" w:cs="Courier New"/>
          <w:color w:val="000000"/>
          <w:sz w:val="20"/>
          <w:szCs w:val="20"/>
          <w:lang w:eastAsia="en-GB"/>
        </w:rPr>
        <w:t>windturbine</w:t>
      </w:r>
      <w:proofErr w:type="spellEnd"/>
      <w:r w:rsidRPr="00114BF9">
        <w:rPr>
          <w:rFonts w:ascii="Open Sans" w:eastAsia="Times New Roman" w:hAnsi="Open Sans" w:cs="Open Sans"/>
          <w:color w:val="444444"/>
          <w:sz w:val="24"/>
          <w:szCs w:val="24"/>
          <w:lang w:eastAsia="en-GB"/>
        </w:rPr>
        <w:t> technology, but we’ve changed the </w:t>
      </w:r>
      <w:proofErr w:type="spellStart"/>
      <w:r w:rsidRPr="00114BF9">
        <w:rPr>
          <w:rFonts w:ascii="Courier New" w:eastAsia="Times New Roman" w:hAnsi="Courier New" w:cs="Courier New"/>
          <w:color w:val="000000"/>
          <w:sz w:val="20"/>
          <w:szCs w:val="20"/>
          <w:lang w:eastAsia="en-GB"/>
        </w:rPr>
        <w:t>cap_par</w:t>
      </w:r>
      <w:proofErr w:type="spellEnd"/>
      <w:r w:rsidRPr="00114BF9">
        <w:rPr>
          <w:rFonts w:ascii="Open Sans" w:eastAsia="Times New Roman" w:hAnsi="Open Sans" w:cs="Open Sans"/>
          <w:color w:val="444444"/>
          <w:sz w:val="24"/>
          <w:szCs w:val="24"/>
          <w:lang w:eastAsia="en-GB"/>
        </w:rPr>
        <w:t> input to 30 and the </w:t>
      </w:r>
      <w:r w:rsidRPr="00114BF9">
        <w:rPr>
          <w:rFonts w:ascii="Courier New" w:eastAsia="Times New Roman" w:hAnsi="Courier New" w:cs="Courier New"/>
          <w:color w:val="000000"/>
          <w:sz w:val="20"/>
          <w:szCs w:val="20"/>
          <w:lang w:eastAsia="en-GB"/>
        </w:rPr>
        <w:t>Fuel</w:t>
      </w:r>
      <w:r w:rsidRPr="00114BF9">
        <w:rPr>
          <w:rFonts w:ascii="Open Sans" w:eastAsia="Times New Roman" w:hAnsi="Open Sans" w:cs="Open Sans"/>
          <w:color w:val="444444"/>
          <w:sz w:val="24"/>
          <w:szCs w:val="24"/>
          <w:lang w:eastAsia="en-GB"/>
        </w:rPr>
        <w:t> technology to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w:t>
      </w:r>
    </w:p>
    <w:p w14:paraId="43AA16A4"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r w:rsidRPr="00114BF9">
        <w:rPr>
          <w:rFonts w:ascii="Open Sans" w:eastAsia="Times New Roman" w:hAnsi="Open Sans" w:cs="Open Sans"/>
          <w:color w:val="2D2926"/>
          <w:sz w:val="48"/>
          <w:szCs w:val="48"/>
          <w:lang w:eastAsia="en-GB"/>
        </w:rPr>
        <w:t>Global inputs</w:t>
      </w:r>
    </w:p>
    <w:p w14:paraId="6F335BFB"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Next, navigate to the input folder, found at:</w:t>
      </w:r>
    </w:p>
    <w:p w14:paraId="205C9430" w14:textId="77777777" w:rsidR="00114BF9" w:rsidRPr="00114BF9" w:rsidRDefault="00114BF9" w:rsidP="00114BF9">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14BF9">
        <w:rPr>
          <w:rFonts w:ascii="Courier New" w:eastAsia="Times New Roman" w:hAnsi="Courier New" w:cs="Courier New"/>
          <w:color w:val="000000"/>
          <w:sz w:val="30"/>
          <w:szCs w:val="30"/>
          <w:lang w:eastAsia="en-GB"/>
        </w:rPr>
        <w:t>{</w:t>
      </w:r>
      <w:proofErr w:type="spellStart"/>
      <w:r w:rsidRPr="00114BF9">
        <w:rPr>
          <w:rFonts w:ascii="Courier New" w:eastAsia="Times New Roman" w:hAnsi="Courier New" w:cs="Courier New"/>
          <w:color w:val="000000"/>
          <w:sz w:val="30"/>
          <w:szCs w:val="30"/>
          <w:lang w:eastAsia="en-GB"/>
        </w:rPr>
        <w:t>muse_installation_location</w:t>
      </w:r>
      <w:proofErr w:type="spellEnd"/>
      <w:r w:rsidRPr="00114BF9">
        <w:rPr>
          <w:rFonts w:ascii="Courier New" w:eastAsia="Times New Roman" w:hAnsi="Courier New" w:cs="Courier New"/>
          <w:color w:val="000000"/>
          <w:sz w:val="30"/>
          <w:szCs w:val="30"/>
          <w:lang w:eastAsia="en-GB"/>
        </w:rPr>
        <w:t>}/</w:t>
      </w:r>
      <w:proofErr w:type="spellStart"/>
      <w:r w:rsidRPr="00114BF9">
        <w:rPr>
          <w:rFonts w:ascii="Courier New" w:eastAsia="Times New Roman" w:hAnsi="Courier New" w:cs="Courier New"/>
          <w:color w:val="000000"/>
          <w:sz w:val="30"/>
          <w:szCs w:val="30"/>
          <w:lang w:eastAsia="en-GB"/>
        </w:rPr>
        <w:t>src</w:t>
      </w:r>
      <w:proofErr w:type="spellEnd"/>
      <w:r w:rsidRPr="00114BF9">
        <w:rPr>
          <w:rFonts w:ascii="Courier New" w:eastAsia="Times New Roman" w:hAnsi="Courier New" w:cs="Courier New"/>
          <w:color w:val="000000"/>
          <w:sz w:val="30"/>
          <w:szCs w:val="30"/>
          <w:lang w:eastAsia="en-GB"/>
        </w:rPr>
        <w:t>/muse/data/example/default/input</w:t>
      </w:r>
    </w:p>
    <w:p w14:paraId="1AADAD6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We must now edit each of the files found here to add the new solar commodity. Due to space </w:t>
      </w:r>
      <w:proofErr w:type="gramStart"/>
      <w:r w:rsidRPr="00114BF9">
        <w:rPr>
          <w:rFonts w:ascii="Open Sans" w:eastAsia="Times New Roman" w:hAnsi="Open Sans" w:cs="Open Sans"/>
          <w:color w:val="444444"/>
          <w:sz w:val="24"/>
          <w:szCs w:val="24"/>
          <w:lang w:eastAsia="en-GB"/>
        </w:rPr>
        <w:t>constraints</w:t>
      </w:r>
      <w:proofErr w:type="gramEnd"/>
      <w:r w:rsidRPr="00114BF9">
        <w:rPr>
          <w:rFonts w:ascii="Open Sans" w:eastAsia="Times New Roman" w:hAnsi="Open Sans" w:cs="Open Sans"/>
          <w:color w:val="444444"/>
          <w:sz w:val="24"/>
          <w:szCs w:val="24"/>
          <w:lang w:eastAsia="en-GB"/>
        </w:rPr>
        <w:t xml:space="preserve"> we will not display all of the entries contained in the input files. The edited files can be viewed in the </w:t>
      </w:r>
      <w:proofErr w:type="spellStart"/>
      <w:r w:rsidRPr="00114BF9">
        <w:rPr>
          <w:rFonts w:ascii="Open Sans" w:eastAsia="Times New Roman" w:hAnsi="Open Sans" w:cs="Open Sans"/>
          <w:color w:val="444444"/>
          <w:sz w:val="24"/>
          <w:szCs w:val="24"/>
          <w:lang w:eastAsia="en-GB"/>
        </w:rPr>
        <w:t>zenodo</w:t>
      </w:r>
      <w:proofErr w:type="spellEnd"/>
      <w:r w:rsidRPr="00114BF9">
        <w:rPr>
          <w:rFonts w:ascii="Open Sans" w:eastAsia="Times New Roman" w:hAnsi="Open Sans" w:cs="Open Sans"/>
          <w:color w:val="444444"/>
          <w:sz w:val="24"/>
          <w:szCs w:val="24"/>
          <w:lang w:eastAsia="en-GB"/>
        </w:rPr>
        <w:t xml:space="preserve"> link below, however.</w:t>
      </w:r>
    </w:p>
    <w:p w14:paraId="13E262E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https://zenodo.org/record/6092287#.YgvOEy-l1pQ</w:t>
      </w:r>
    </w:p>
    <w:p w14:paraId="6EF9C00A"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lastRenderedPageBreak/>
        <w:t>The </w:t>
      </w:r>
      <w:r w:rsidRPr="00114BF9">
        <w:rPr>
          <w:rFonts w:ascii="Courier New" w:eastAsia="Times New Roman" w:hAnsi="Courier New" w:cs="Courier New"/>
          <w:color w:val="000000"/>
          <w:sz w:val="20"/>
          <w:szCs w:val="20"/>
          <w:lang w:eastAsia="en-GB"/>
        </w:rPr>
        <w:t>BaseYearExport.csv</w:t>
      </w:r>
      <w:r w:rsidRPr="00114BF9">
        <w:rPr>
          <w:rFonts w:ascii="Open Sans" w:eastAsia="Times New Roman" w:hAnsi="Open Sans" w:cs="Open Sans"/>
          <w:color w:val="444444"/>
          <w:sz w:val="24"/>
          <w:szCs w:val="24"/>
          <w:lang w:eastAsia="en-GB"/>
        </w:rPr>
        <w:t> file defines the exports in the base year. For our example we add a column to indicate that there is no export for solar. However, it is important that a column exists for our new commodity.</w:t>
      </w:r>
    </w:p>
    <w:p w14:paraId="7E492455"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It is noted, however, that the </w:t>
      </w:r>
      <w:r w:rsidRPr="00114BF9">
        <w:rPr>
          <w:rFonts w:ascii="Courier New" w:eastAsia="Times New Roman" w:hAnsi="Courier New" w:cs="Courier New"/>
          <w:color w:val="000000"/>
          <w:sz w:val="20"/>
          <w:szCs w:val="20"/>
          <w:lang w:eastAsia="en-GB"/>
        </w:rPr>
        <w:t>BaseYearImport.csv</w:t>
      </w:r>
      <w:r w:rsidRPr="00114BF9">
        <w:rPr>
          <w:rFonts w:ascii="Open Sans" w:eastAsia="Times New Roman" w:hAnsi="Open Sans" w:cs="Open Sans"/>
          <w:color w:val="444444"/>
          <w:sz w:val="24"/>
          <w:szCs w:val="24"/>
          <w:lang w:eastAsia="en-GB"/>
        </w:rPr>
        <w:t> as well as the </w:t>
      </w:r>
      <w:r w:rsidRPr="00114BF9">
        <w:rPr>
          <w:rFonts w:ascii="Courier New" w:eastAsia="Times New Roman" w:hAnsi="Courier New" w:cs="Courier New"/>
          <w:color w:val="000000"/>
          <w:sz w:val="20"/>
          <w:szCs w:val="20"/>
          <w:lang w:eastAsia="en-GB"/>
        </w:rPr>
        <w:t>BaseYearExport.csv</w:t>
      </w:r>
      <w:r w:rsidRPr="00114BF9">
        <w:rPr>
          <w:rFonts w:ascii="Open Sans" w:eastAsia="Times New Roman" w:hAnsi="Open Sans" w:cs="Open Sans"/>
          <w:color w:val="444444"/>
          <w:sz w:val="24"/>
          <w:szCs w:val="24"/>
          <w:lang w:eastAsia="en-GB"/>
        </w:rPr>
        <w:t> files are optional files to define exogenous imports and exports; all values are set to zero if they are not used.</w:t>
      </w:r>
    </w:p>
    <w:p w14:paraId="5703D5E0" w14:textId="676BD300"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72B35525" wp14:editId="739CF4E4">
            <wp:extent cx="5731510" cy="3280410"/>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4930DC19"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4.5:</w:t>
      </w:r>
      <w:r w:rsidRPr="00114BF9">
        <w:rPr>
          <w:rFonts w:ascii="Open Sans" w:eastAsia="Times New Roman" w:hAnsi="Open Sans" w:cs="Open Sans"/>
          <w:color w:val="444444"/>
          <w:sz w:val="24"/>
          <w:szCs w:val="24"/>
          <w:lang w:eastAsia="en-GB"/>
        </w:rPr>
        <w:t> Modified BaseYearExport.csv file for the power sector</w:t>
      </w:r>
    </w:p>
    <w:p w14:paraId="7278903C"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w:t>
      </w:r>
      <w:r w:rsidRPr="00114BF9">
        <w:rPr>
          <w:rFonts w:ascii="Courier New" w:eastAsia="Times New Roman" w:hAnsi="Courier New" w:cs="Courier New"/>
          <w:color w:val="000000"/>
          <w:sz w:val="20"/>
          <w:szCs w:val="20"/>
          <w:lang w:eastAsia="en-GB"/>
        </w:rPr>
        <w:t>BaseYearImport.csv</w:t>
      </w:r>
      <w:r w:rsidRPr="00114BF9">
        <w:rPr>
          <w:rFonts w:ascii="Open Sans" w:eastAsia="Times New Roman" w:hAnsi="Open Sans" w:cs="Open Sans"/>
          <w:color w:val="444444"/>
          <w:sz w:val="24"/>
          <w:szCs w:val="24"/>
          <w:lang w:eastAsia="en-GB"/>
        </w:rPr>
        <w:t xml:space="preserve"> file defines the imports in the base year. </w:t>
      </w:r>
      <w:proofErr w:type="gramStart"/>
      <w:r w:rsidRPr="00114BF9">
        <w:rPr>
          <w:rFonts w:ascii="Open Sans" w:eastAsia="Times New Roman" w:hAnsi="Open Sans" w:cs="Open Sans"/>
          <w:color w:val="444444"/>
          <w:sz w:val="24"/>
          <w:szCs w:val="24"/>
          <w:lang w:eastAsia="en-GB"/>
        </w:rPr>
        <w:t>Similarly</w:t>
      </w:r>
      <w:proofErr w:type="gramEnd"/>
      <w:r w:rsidRPr="00114BF9">
        <w:rPr>
          <w:rFonts w:ascii="Open Sans" w:eastAsia="Times New Roman" w:hAnsi="Open Sans" w:cs="Open Sans"/>
          <w:color w:val="444444"/>
          <w:sz w:val="24"/>
          <w:szCs w:val="24"/>
          <w:lang w:eastAsia="en-GB"/>
        </w:rPr>
        <w:t xml:space="preserve"> to </w:t>
      </w:r>
      <w:r w:rsidRPr="00114BF9">
        <w:rPr>
          <w:rFonts w:ascii="Courier New" w:eastAsia="Times New Roman" w:hAnsi="Courier New" w:cs="Courier New"/>
          <w:color w:val="000000"/>
          <w:sz w:val="20"/>
          <w:szCs w:val="20"/>
          <w:lang w:eastAsia="en-GB"/>
        </w:rPr>
        <w:t>BaseYearExport.csv</w:t>
      </w:r>
      <w:r w:rsidRPr="00114BF9">
        <w:rPr>
          <w:rFonts w:ascii="Open Sans" w:eastAsia="Times New Roman" w:hAnsi="Open Sans" w:cs="Open Sans"/>
          <w:color w:val="444444"/>
          <w:sz w:val="24"/>
          <w:szCs w:val="24"/>
          <w:lang w:eastAsia="en-GB"/>
        </w:rPr>
        <w:t>, we add a column for solar in the </w:t>
      </w:r>
      <w:r w:rsidRPr="00114BF9">
        <w:rPr>
          <w:rFonts w:ascii="Courier New" w:eastAsia="Times New Roman" w:hAnsi="Courier New" w:cs="Courier New"/>
          <w:color w:val="000000"/>
          <w:sz w:val="20"/>
          <w:szCs w:val="20"/>
          <w:lang w:eastAsia="en-GB"/>
        </w:rPr>
        <w:t>BaseYearImport.csv</w:t>
      </w:r>
      <w:r w:rsidRPr="00114BF9">
        <w:rPr>
          <w:rFonts w:ascii="Open Sans" w:eastAsia="Times New Roman" w:hAnsi="Open Sans" w:cs="Open Sans"/>
          <w:color w:val="444444"/>
          <w:sz w:val="24"/>
          <w:szCs w:val="24"/>
          <w:lang w:eastAsia="en-GB"/>
        </w:rPr>
        <w:t> file. Again, we indicate that solar has no imports.</w:t>
      </w:r>
    </w:p>
    <w:p w14:paraId="16422FE2" w14:textId="5B3A7DF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lastRenderedPageBreak/>
        <w:drawing>
          <wp:inline distT="0" distB="0" distL="0" distR="0" wp14:anchorId="64D67316" wp14:editId="564975D6">
            <wp:extent cx="5731510" cy="3290570"/>
            <wp:effectExtent l="0" t="0" r="254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04339BBD"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4.6:</w:t>
      </w:r>
      <w:r w:rsidRPr="00114BF9">
        <w:rPr>
          <w:rFonts w:ascii="Open Sans" w:eastAsia="Times New Roman" w:hAnsi="Open Sans" w:cs="Open Sans"/>
          <w:color w:val="444444"/>
          <w:sz w:val="24"/>
          <w:szCs w:val="24"/>
          <w:lang w:eastAsia="en-GB"/>
        </w:rPr>
        <w:t> Modified BaseYearImport.csv file for the power sector</w:t>
      </w:r>
    </w:p>
    <w:p w14:paraId="4AEA62B3"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w:t>
      </w:r>
      <w:r w:rsidRPr="00114BF9">
        <w:rPr>
          <w:rFonts w:ascii="Courier New" w:eastAsia="Times New Roman" w:hAnsi="Courier New" w:cs="Courier New"/>
          <w:color w:val="000000"/>
          <w:sz w:val="20"/>
          <w:szCs w:val="20"/>
          <w:lang w:eastAsia="en-GB"/>
        </w:rPr>
        <w:t>GlobalCommodities.csv</w:t>
      </w:r>
      <w:r w:rsidRPr="00114BF9">
        <w:rPr>
          <w:rFonts w:ascii="Open Sans" w:eastAsia="Times New Roman" w:hAnsi="Open Sans" w:cs="Open Sans"/>
          <w:color w:val="444444"/>
          <w:sz w:val="24"/>
          <w:szCs w:val="24"/>
          <w:lang w:eastAsia="en-GB"/>
        </w:rPr>
        <w:t> file is the file which defines the commodities. Here we give the commodities a commodity type, CO2 emissions factor and heat rate. For this file, we will add the </w:t>
      </w:r>
      <w:r w:rsidRPr="00114BF9">
        <w:rPr>
          <w:rFonts w:ascii="Courier New" w:eastAsia="Times New Roman" w:hAnsi="Courier New" w:cs="Courier New"/>
          <w:color w:val="000000"/>
          <w:sz w:val="20"/>
          <w:szCs w:val="20"/>
          <w:lang w:eastAsia="en-GB"/>
        </w:rPr>
        <w:t>solar</w:t>
      </w:r>
      <w:r w:rsidRPr="00114BF9">
        <w:rPr>
          <w:rFonts w:ascii="Open Sans" w:eastAsia="Times New Roman" w:hAnsi="Open Sans" w:cs="Open Sans"/>
          <w:color w:val="444444"/>
          <w:sz w:val="24"/>
          <w:szCs w:val="24"/>
          <w:lang w:eastAsia="en-GB"/>
        </w:rPr>
        <w:t> commodity, with zero CO2 emissions factor and a heat rate of 1.</w:t>
      </w:r>
    </w:p>
    <w:p w14:paraId="1CD939FB" w14:textId="4E8A42AA"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drawing>
          <wp:inline distT="0" distB="0" distL="0" distR="0" wp14:anchorId="1209FC92" wp14:editId="391DFD46">
            <wp:extent cx="5731510" cy="1834515"/>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54921A9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4.7:</w:t>
      </w:r>
      <w:r w:rsidRPr="00114BF9">
        <w:rPr>
          <w:rFonts w:ascii="Open Sans" w:eastAsia="Times New Roman" w:hAnsi="Open Sans" w:cs="Open Sans"/>
          <w:color w:val="444444"/>
          <w:sz w:val="24"/>
          <w:szCs w:val="24"/>
          <w:lang w:eastAsia="en-GB"/>
        </w:rPr>
        <w:t> Modified GlobalCommodities.csv file for the power sector</w:t>
      </w:r>
    </w:p>
    <w:p w14:paraId="0411F1FD"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w:t>
      </w:r>
      <w:r w:rsidRPr="00114BF9">
        <w:rPr>
          <w:rFonts w:ascii="Courier New" w:eastAsia="Times New Roman" w:hAnsi="Courier New" w:cs="Courier New"/>
          <w:color w:val="000000"/>
          <w:sz w:val="20"/>
          <w:szCs w:val="20"/>
          <w:lang w:eastAsia="en-GB"/>
        </w:rPr>
        <w:t>projections.csv</w:t>
      </w:r>
      <w:r w:rsidRPr="00114BF9">
        <w:rPr>
          <w:rFonts w:ascii="Open Sans" w:eastAsia="Times New Roman" w:hAnsi="Open Sans" w:cs="Open Sans"/>
          <w:color w:val="444444"/>
          <w:sz w:val="24"/>
          <w:szCs w:val="24"/>
          <w:lang w:eastAsia="en-GB"/>
        </w:rPr>
        <w:t xml:space="preserve"> file details the initial market prices for the commodities. The market clearing algorithm will update these throughout the </w:t>
      </w:r>
      <w:proofErr w:type="gramStart"/>
      <w:r w:rsidRPr="00114BF9">
        <w:rPr>
          <w:rFonts w:ascii="Open Sans" w:eastAsia="Times New Roman" w:hAnsi="Open Sans" w:cs="Open Sans"/>
          <w:color w:val="444444"/>
          <w:sz w:val="24"/>
          <w:szCs w:val="24"/>
          <w:lang w:eastAsia="en-GB"/>
        </w:rPr>
        <w:t>simulation,</w:t>
      </w:r>
      <w:proofErr w:type="gramEnd"/>
      <w:r w:rsidRPr="00114BF9">
        <w:rPr>
          <w:rFonts w:ascii="Open Sans" w:eastAsia="Times New Roman" w:hAnsi="Open Sans" w:cs="Open Sans"/>
          <w:color w:val="444444"/>
          <w:sz w:val="24"/>
          <w:szCs w:val="24"/>
          <w:lang w:eastAsia="en-GB"/>
        </w:rPr>
        <w:t xml:space="preserve"> however, an initial estimate is required to start the simulation. As solar energy is free, we will indicate this by adding a final column.</w:t>
      </w:r>
    </w:p>
    <w:p w14:paraId="3F7D2B1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Please note that the unit row is not read by </w:t>
      </w:r>
      <w:proofErr w:type="gramStart"/>
      <w:r w:rsidRPr="00114BF9">
        <w:rPr>
          <w:rFonts w:ascii="Open Sans" w:eastAsia="Times New Roman" w:hAnsi="Open Sans" w:cs="Open Sans"/>
          <w:color w:val="444444"/>
          <w:sz w:val="24"/>
          <w:szCs w:val="24"/>
          <w:lang w:eastAsia="en-GB"/>
        </w:rPr>
        <w:t>MUSE, but</w:t>
      </w:r>
      <w:proofErr w:type="gramEnd"/>
      <w:r w:rsidRPr="00114BF9">
        <w:rPr>
          <w:rFonts w:ascii="Open Sans" w:eastAsia="Times New Roman" w:hAnsi="Open Sans" w:cs="Open Sans"/>
          <w:color w:val="444444"/>
          <w:sz w:val="24"/>
          <w:szCs w:val="24"/>
          <w:lang w:eastAsia="en-GB"/>
        </w:rPr>
        <w:t xml:space="preserve"> used as a reference for the user. The units should be consistent across all input files for MUSE; MUSE does not carry out any unit conversion.</w:t>
      </w:r>
    </w:p>
    <w:p w14:paraId="3FE9C879" w14:textId="267DD50D"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lastRenderedPageBreak/>
        <w:drawing>
          <wp:inline distT="0" distB="0" distL="0" distR="0" wp14:anchorId="242B1DE5" wp14:editId="46041A9D">
            <wp:extent cx="5731510" cy="3328670"/>
            <wp:effectExtent l="0" t="0" r="2540" b="5080"/>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06BCA4A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4.8:</w:t>
      </w:r>
      <w:r w:rsidRPr="00114BF9">
        <w:rPr>
          <w:rFonts w:ascii="Open Sans" w:eastAsia="Times New Roman" w:hAnsi="Open Sans" w:cs="Open Sans"/>
          <w:color w:val="444444"/>
          <w:sz w:val="24"/>
          <w:szCs w:val="24"/>
          <w:lang w:eastAsia="en-GB"/>
        </w:rPr>
        <w:t> Modified projections.csv file for the power sector</w:t>
      </w:r>
    </w:p>
    <w:p w14:paraId="0E04395D" w14:textId="77777777" w:rsidR="00114BF9" w:rsidRPr="00114BF9" w:rsidRDefault="00114BF9" w:rsidP="00114BF9">
      <w:pPr>
        <w:spacing w:before="480" w:after="100" w:afterAutospacing="1" w:line="600" w:lineRule="atLeast"/>
        <w:outlineLvl w:val="1"/>
        <w:rPr>
          <w:rFonts w:ascii="Open Sans" w:eastAsia="Times New Roman" w:hAnsi="Open Sans" w:cs="Open Sans"/>
          <w:color w:val="2D2926"/>
          <w:sz w:val="48"/>
          <w:szCs w:val="48"/>
          <w:lang w:eastAsia="en-GB"/>
        </w:rPr>
      </w:pPr>
      <w:r w:rsidRPr="00114BF9">
        <w:rPr>
          <w:rFonts w:ascii="Open Sans" w:eastAsia="Times New Roman" w:hAnsi="Open Sans" w:cs="Open Sans"/>
          <w:color w:val="2D2926"/>
          <w:sz w:val="48"/>
          <w:szCs w:val="48"/>
          <w:lang w:eastAsia="en-GB"/>
        </w:rPr>
        <w:t>Running our customised simulation</w:t>
      </w:r>
    </w:p>
    <w:p w14:paraId="531950D8"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Now we </w:t>
      </w:r>
      <w:proofErr w:type="gramStart"/>
      <w:r w:rsidRPr="00114BF9">
        <w:rPr>
          <w:rFonts w:ascii="Open Sans" w:eastAsia="Times New Roman" w:hAnsi="Open Sans" w:cs="Open Sans"/>
          <w:color w:val="444444"/>
          <w:sz w:val="24"/>
          <w:szCs w:val="24"/>
          <w:lang w:eastAsia="en-GB"/>
        </w:rPr>
        <w:t>are able to</w:t>
      </w:r>
      <w:proofErr w:type="gramEnd"/>
      <w:r w:rsidRPr="00114BF9">
        <w:rPr>
          <w:rFonts w:ascii="Open Sans" w:eastAsia="Times New Roman" w:hAnsi="Open Sans" w:cs="Open Sans"/>
          <w:color w:val="444444"/>
          <w:sz w:val="24"/>
          <w:szCs w:val="24"/>
          <w:lang w:eastAsia="en-GB"/>
        </w:rPr>
        <w:t xml:space="preserve"> run our simulation with the new solar power technology.</w:t>
      </w:r>
    </w:p>
    <w:p w14:paraId="0D3F40D2"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To do this we run the same run command as previously in the anaconda command prompt:</w:t>
      </w:r>
    </w:p>
    <w:p w14:paraId="4EA65D4E" w14:textId="77777777" w:rsidR="00114BF9" w:rsidRPr="00114BF9" w:rsidRDefault="00114BF9" w:rsidP="00114BF9">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14BF9">
        <w:rPr>
          <w:rFonts w:ascii="Courier New" w:eastAsia="Times New Roman" w:hAnsi="Courier New" w:cs="Courier New"/>
          <w:color w:val="000000"/>
          <w:sz w:val="30"/>
          <w:szCs w:val="30"/>
          <w:lang w:eastAsia="en-GB"/>
        </w:rPr>
        <w:t xml:space="preserve">python -m muse </w:t>
      </w:r>
      <w:proofErr w:type="spellStart"/>
      <w:proofErr w:type="gramStart"/>
      <w:r w:rsidRPr="00114BF9">
        <w:rPr>
          <w:rFonts w:ascii="Courier New" w:eastAsia="Times New Roman" w:hAnsi="Courier New" w:cs="Courier New"/>
          <w:color w:val="000000"/>
          <w:sz w:val="30"/>
          <w:szCs w:val="30"/>
          <w:lang w:eastAsia="en-GB"/>
        </w:rPr>
        <w:t>settings.toml</w:t>
      </w:r>
      <w:proofErr w:type="spellEnd"/>
      <w:proofErr w:type="gramEnd"/>
    </w:p>
    <w:p w14:paraId="5F5648D5"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If the simulation has run successfully, you should now have a folder in the same location as your </w:t>
      </w:r>
      <w:proofErr w:type="spellStart"/>
      <w:r w:rsidRPr="00114BF9">
        <w:rPr>
          <w:rFonts w:ascii="Courier New" w:eastAsia="Times New Roman" w:hAnsi="Courier New" w:cs="Courier New"/>
          <w:color w:val="000000"/>
          <w:sz w:val="20"/>
          <w:szCs w:val="20"/>
          <w:lang w:eastAsia="en-GB"/>
        </w:rPr>
        <w:t>settings.toml</w:t>
      </w:r>
      <w:proofErr w:type="spellEnd"/>
      <w:r w:rsidRPr="00114BF9">
        <w:rPr>
          <w:rFonts w:ascii="Open Sans" w:eastAsia="Times New Roman" w:hAnsi="Open Sans" w:cs="Open Sans"/>
          <w:color w:val="444444"/>
          <w:sz w:val="24"/>
          <w:szCs w:val="24"/>
          <w:lang w:eastAsia="en-GB"/>
        </w:rPr>
        <w:t> file called </w:t>
      </w:r>
      <w:r w:rsidRPr="00114BF9">
        <w:rPr>
          <w:rFonts w:ascii="Courier New" w:eastAsia="Times New Roman" w:hAnsi="Courier New" w:cs="Courier New"/>
          <w:color w:val="000000"/>
          <w:sz w:val="20"/>
          <w:szCs w:val="20"/>
          <w:lang w:eastAsia="en-GB"/>
        </w:rPr>
        <w:t>Results</w:t>
      </w:r>
      <w:r w:rsidRPr="00114BF9">
        <w:rPr>
          <w:rFonts w:ascii="Open Sans" w:eastAsia="Times New Roman" w:hAnsi="Open Sans" w:cs="Open Sans"/>
          <w:color w:val="444444"/>
          <w:sz w:val="24"/>
          <w:szCs w:val="24"/>
          <w:lang w:eastAsia="en-GB"/>
        </w:rPr>
        <w:t>. The next step is to visualise the results using Excel.</w:t>
      </w:r>
    </w:p>
    <w:p w14:paraId="0C3508DF"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 xml:space="preserve">We will use the PivotChart, </w:t>
      </w:r>
      <w:proofErr w:type="gramStart"/>
      <w:r w:rsidRPr="00114BF9">
        <w:rPr>
          <w:rFonts w:ascii="Open Sans" w:eastAsia="Times New Roman" w:hAnsi="Open Sans" w:cs="Open Sans"/>
          <w:color w:val="444444"/>
          <w:sz w:val="24"/>
          <w:szCs w:val="24"/>
          <w:lang w:eastAsia="en-GB"/>
        </w:rPr>
        <w:t>similar to</w:t>
      </w:r>
      <w:proofErr w:type="gramEnd"/>
      <w:r w:rsidRPr="00114BF9">
        <w:rPr>
          <w:rFonts w:ascii="Open Sans" w:eastAsia="Times New Roman" w:hAnsi="Open Sans" w:cs="Open Sans"/>
          <w:color w:val="444444"/>
          <w:sz w:val="24"/>
          <w:szCs w:val="24"/>
          <w:lang w:eastAsia="en-GB"/>
        </w:rPr>
        <w:t xml:space="preserve"> the previous step.</w:t>
      </w:r>
    </w:p>
    <w:p w14:paraId="69A1FF4B" w14:textId="575574B9"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noProof/>
          <w:color w:val="444444"/>
          <w:sz w:val="24"/>
          <w:szCs w:val="24"/>
          <w:lang w:eastAsia="en-GB"/>
        </w:rPr>
        <w:lastRenderedPageBreak/>
        <w:drawing>
          <wp:inline distT="0" distB="0" distL="0" distR="0" wp14:anchorId="25269E27" wp14:editId="1020D9F0">
            <wp:extent cx="5731510" cy="5929630"/>
            <wp:effectExtent l="0" t="0" r="2540" b="0"/>
            <wp:docPr id="23" name="Picture 23" descr="Chart, funnel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funnel chart, surfac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929630"/>
                    </a:xfrm>
                    <a:prstGeom prst="rect">
                      <a:avLst/>
                    </a:prstGeom>
                    <a:noFill/>
                    <a:ln>
                      <a:noFill/>
                    </a:ln>
                  </pic:spPr>
                </pic:pic>
              </a:graphicData>
            </a:graphic>
          </wp:inline>
        </w:drawing>
      </w:r>
    </w:p>
    <w:p w14:paraId="06CBC780"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b/>
          <w:bCs/>
          <w:color w:val="444444"/>
          <w:sz w:val="24"/>
          <w:szCs w:val="24"/>
          <w:lang w:eastAsia="en-GB"/>
        </w:rPr>
        <w:t>Figure 4.9:</w:t>
      </w:r>
      <w:r w:rsidRPr="00114BF9">
        <w:rPr>
          <w:rFonts w:ascii="Open Sans" w:eastAsia="Times New Roman" w:hAnsi="Open Sans" w:cs="Open Sans"/>
          <w:color w:val="444444"/>
          <w:sz w:val="24"/>
          <w:szCs w:val="24"/>
          <w:lang w:eastAsia="en-GB"/>
        </w:rPr>
        <w:t> Visualisation with new technology.</w:t>
      </w:r>
    </w:p>
    <w:p w14:paraId="52B13884" w14:textId="77777777" w:rsidR="00114BF9" w:rsidRPr="00114BF9" w:rsidRDefault="00114BF9" w:rsidP="00114BF9">
      <w:pPr>
        <w:spacing w:before="240" w:after="240" w:line="240" w:lineRule="auto"/>
        <w:rPr>
          <w:rFonts w:ascii="Open Sans" w:eastAsia="Times New Roman" w:hAnsi="Open Sans" w:cs="Open Sans"/>
          <w:color w:val="444444"/>
          <w:sz w:val="24"/>
          <w:szCs w:val="24"/>
          <w:lang w:eastAsia="en-GB"/>
        </w:rPr>
      </w:pPr>
      <w:r w:rsidRPr="00114BF9">
        <w:rPr>
          <w:rFonts w:ascii="Open Sans" w:eastAsia="Times New Roman" w:hAnsi="Open Sans" w:cs="Open Sans"/>
          <w:color w:val="444444"/>
          <w:sz w:val="24"/>
          <w:szCs w:val="24"/>
          <w:lang w:eastAsia="en-GB"/>
        </w:rPr>
        <w:t>The power sector now shows us the new </w:t>
      </w:r>
      <w:proofErr w:type="spellStart"/>
      <w:r w:rsidRPr="00114BF9">
        <w:rPr>
          <w:rFonts w:ascii="Courier New" w:eastAsia="Times New Roman" w:hAnsi="Courier New" w:cs="Courier New"/>
          <w:color w:val="000000"/>
          <w:sz w:val="20"/>
          <w:szCs w:val="20"/>
          <w:lang w:eastAsia="en-GB"/>
        </w:rPr>
        <w:t>solarPV</w:t>
      </w:r>
      <w:proofErr w:type="spellEnd"/>
      <w:r w:rsidRPr="00114BF9">
        <w:rPr>
          <w:rFonts w:ascii="Open Sans" w:eastAsia="Times New Roman" w:hAnsi="Open Sans" w:cs="Open Sans"/>
          <w:color w:val="444444"/>
          <w:sz w:val="24"/>
          <w:szCs w:val="24"/>
          <w:lang w:eastAsia="en-GB"/>
        </w:rPr>
        <w:t> technology.</w:t>
      </w:r>
    </w:p>
    <w:p w14:paraId="73D1F093" w14:textId="77777777" w:rsidR="00114BF9" w:rsidRPr="00114BF9" w:rsidRDefault="00114BF9" w:rsidP="00114BF9">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14BF9">
        <w:rPr>
          <w:rFonts w:ascii="Open Sans" w:eastAsia="Times New Roman" w:hAnsi="Open Sans" w:cs="Open Sans"/>
          <w:color w:val="2D2926"/>
          <w:kern w:val="36"/>
          <w:sz w:val="60"/>
          <w:szCs w:val="60"/>
          <w:lang w:eastAsia="en-GB"/>
        </w:rPr>
        <w:t>Summary</w:t>
      </w:r>
    </w:p>
    <w:p w14:paraId="7040F974" w14:textId="00D39F85" w:rsidR="009E4432" w:rsidRDefault="009E4432">
      <w:r>
        <w:br w:type="page"/>
      </w:r>
    </w:p>
    <w:p w14:paraId="3707723A" w14:textId="77777777" w:rsidR="009E4432" w:rsidRPr="009E4432" w:rsidRDefault="009E4432" w:rsidP="009E4432">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9E4432">
        <w:rPr>
          <w:rFonts w:ascii="Times New Roman" w:eastAsia="Times New Roman" w:hAnsi="Times New Roman" w:cs="Times New Roman"/>
          <w:color w:val="2D2926"/>
          <w:kern w:val="36"/>
          <w:sz w:val="60"/>
          <w:szCs w:val="60"/>
          <w:lang w:eastAsia="en-GB"/>
        </w:rPr>
        <w:lastRenderedPageBreak/>
        <w:t>Hands On Exercise 5: Adding a service demand by correlation</w:t>
      </w:r>
    </w:p>
    <w:p w14:paraId="33B5F13D"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Previously, we added an exogenous service demand. That is, we explicitly </w:t>
      </w:r>
      <w:proofErr w:type="spellStart"/>
      <w:r w:rsidRPr="009E4432">
        <w:rPr>
          <w:rFonts w:ascii="Open Sans" w:eastAsia="Times New Roman" w:hAnsi="Open Sans" w:cs="Open Sans"/>
          <w:color w:val="444444"/>
          <w:sz w:val="24"/>
          <w:szCs w:val="24"/>
          <w:lang w:eastAsia="en-GB"/>
        </w:rPr>
        <w:t>specfied</w:t>
      </w:r>
      <w:proofErr w:type="spellEnd"/>
      <w:r w:rsidRPr="009E4432">
        <w:rPr>
          <w:rFonts w:ascii="Open Sans" w:eastAsia="Times New Roman" w:hAnsi="Open Sans" w:cs="Open Sans"/>
          <w:color w:val="444444"/>
          <w:sz w:val="24"/>
          <w:szCs w:val="24"/>
          <w:lang w:eastAsia="en-GB"/>
        </w:rPr>
        <w:t xml:space="preserve"> what the demand would be per year.</w:t>
      </w:r>
    </w:p>
    <w:p w14:paraId="65F486A7"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However, we may not know what the electricity demand is per year into the future. Instead, we may conclude that our electricity demand is a function of the GDP and population of a particular region.</w:t>
      </w:r>
    </w:p>
    <w:p w14:paraId="70DE982C"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To accommodate such scenarios, MUSE enables us to choose a regression </w:t>
      </w:r>
      <w:proofErr w:type="spellStart"/>
      <w:r w:rsidRPr="009E4432">
        <w:rPr>
          <w:rFonts w:ascii="Open Sans" w:eastAsia="Times New Roman" w:hAnsi="Open Sans" w:cs="Open Sans"/>
          <w:color w:val="444444"/>
          <w:sz w:val="24"/>
          <w:szCs w:val="24"/>
          <w:lang w:eastAsia="en-GB"/>
        </w:rPr>
        <w:t>functoin</w:t>
      </w:r>
      <w:proofErr w:type="spellEnd"/>
      <w:r w:rsidRPr="009E4432">
        <w:rPr>
          <w:rFonts w:ascii="Open Sans" w:eastAsia="Times New Roman" w:hAnsi="Open Sans" w:cs="Open Sans"/>
          <w:color w:val="444444"/>
          <w:sz w:val="24"/>
          <w:szCs w:val="24"/>
          <w:lang w:eastAsia="en-GB"/>
        </w:rPr>
        <w:t xml:space="preserve"> that estimates service demands from GDP and population, which may be more certain in your case. In this hands-on we find out how this can be done.</w:t>
      </w:r>
    </w:p>
    <w:p w14:paraId="2680B238" w14:textId="77777777" w:rsidR="009E4432" w:rsidRPr="009E4432" w:rsidRDefault="009E4432" w:rsidP="009E4432">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9E4432">
        <w:rPr>
          <w:rFonts w:ascii="Open Sans" w:eastAsia="Times New Roman" w:hAnsi="Open Sans" w:cs="Open Sans"/>
          <w:color w:val="2D2926"/>
          <w:kern w:val="36"/>
          <w:sz w:val="60"/>
          <w:szCs w:val="60"/>
          <w:lang w:eastAsia="en-GB"/>
        </w:rPr>
        <w:t>Learning objectives</w:t>
      </w:r>
    </w:p>
    <w:p w14:paraId="3241C6EA" w14:textId="77777777" w:rsidR="009E4432" w:rsidRPr="009E4432" w:rsidRDefault="009E4432" w:rsidP="009E4432">
      <w:pPr>
        <w:numPr>
          <w:ilvl w:val="0"/>
          <w:numId w:val="8"/>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How to add a service demand by correlation</w:t>
      </w:r>
    </w:p>
    <w:p w14:paraId="2078DE2B" w14:textId="77777777" w:rsidR="009E4432" w:rsidRPr="009E4432" w:rsidRDefault="009E4432" w:rsidP="009E4432">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9E4432">
        <w:rPr>
          <w:rFonts w:ascii="Open Sans" w:eastAsia="Times New Roman" w:hAnsi="Open Sans" w:cs="Open Sans"/>
          <w:color w:val="2D2926"/>
          <w:kern w:val="36"/>
          <w:sz w:val="60"/>
          <w:szCs w:val="60"/>
          <w:lang w:eastAsia="en-GB"/>
        </w:rPr>
        <w:t>Introduction</w:t>
      </w:r>
    </w:p>
    <w:p w14:paraId="57EFE552"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For this work, we will use the default example, as before, from the MUSE repository.</w:t>
      </w:r>
    </w:p>
    <w:p w14:paraId="293D627E"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The full scenario files for the default example can be found at the </w:t>
      </w:r>
      <w:proofErr w:type="spellStart"/>
      <w:r w:rsidRPr="009E4432">
        <w:rPr>
          <w:rFonts w:ascii="Open Sans" w:eastAsia="Times New Roman" w:hAnsi="Open Sans" w:cs="Open Sans"/>
          <w:color w:val="444444"/>
          <w:sz w:val="24"/>
          <w:szCs w:val="24"/>
          <w:lang w:eastAsia="en-GB"/>
        </w:rPr>
        <w:t>zenodo</w:t>
      </w:r>
      <w:proofErr w:type="spellEnd"/>
      <w:r w:rsidRPr="009E4432">
        <w:rPr>
          <w:rFonts w:ascii="Open Sans" w:eastAsia="Times New Roman" w:hAnsi="Open Sans" w:cs="Open Sans"/>
          <w:color w:val="444444"/>
          <w:sz w:val="24"/>
          <w:szCs w:val="24"/>
          <w:lang w:eastAsia="en-GB"/>
        </w:rPr>
        <w:t xml:space="preserve"> link below. https://zenodo.org/record/6092720#.YgvcMy-l1pQ</w:t>
      </w:r>
    </w:p>
    <w:p w14:paraId="32F83E3C"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We recommend that you download these files and save them to a location convenient to you, as we will be amending these throughout this tutorial.</w:t>
      </w:r>
    </w:p>
    <w:p w14:paraId="7878620E"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proofErr w:type="gramStart"/>
      <w:r w:rsidRPr="009E4432">
        <w:rPr>
          <w:rFonts w:ascii="Open Sans" w:eastAsia="Times New Roman" w:hAnsi="Open Sans" w:cs="Open Sans"/>
          <w:color w:val="444444"/>
          <w:sz w:val="24"/>
          <w:szCs w:val="24"/>
          <w:lang w:eastAsia="en-GB"/>
        </w:rPr>
        <w:t>Similarly</w:t>
      </w:r>
      <w:proofErr w:type="gramEnd"/>
      <w:r w:rsidRPr="009E4432">
        <w:rPr>
          <w:rFonts w:ascii="Open Sans" w:eastAsia="Times New Roman" w:hAnsi="Open Sans" w:cs="Open Sans"/>
          <w:color w:val="444444"/>
          <w:sz w:val="24"/>
          <w:szCs w:val="24"/>
          <w:lang w:eastAsia="en-GB"/>
        </w:rPr>
        <w:t xml:space="preserve"> to before, we must amend the </w:t>
      </w:r>
      <w:proofErr w:type="spellStart"/>
      <w:r w:rsidRPr="009E4432">
        <w:rPr>
          <w:rFonts w:ascii="Courier New" w:eastAsia="Times New Roman" w:hAnsi="Courier New" w:cs="Courier New"/>
          <w:color w:val="000000"/>
          <w:sz w:val="24"/>
          <w:szCs w:val="24"/>
          <w:lang w:eastAsia="en-GB"/>
        </w:rPr>
        <w:t>preset</w:t>
      </w:r>
      <w:proofErr w:type="spellEnd"/>
      <w:r w:rsidRPr="009E4432">
        <w:rPr>
          <w:rFonts w:ascii="Open Sans" w:eastAsia="Times New Roman" w:hAnsi="Open Sans" w:cs="Open Sans"/>
          <w:color w:val="444444"/>
          <w:sz w:val="24"/>
          <w:szCs w:val="24"/>
          <w:lang w:eastAsia="en-GB"/>
        </w:rPr>
        <w:t> folder for this. However, we no longer require the </w:t>
      </w:r>
      <w:r w:rsidRPr="009E4432">
        <w:rPr>
          <w:rFonts w:ascii="Courier New" w:eastAsia="Times New Roman" w:hAnsi="Courier New" w:cs="Courier New"/>
          <w:color w:val="000000"/>
          <w:sz w:val="24"/>
          <w:szCs w:val="24"/>
          <w:lang w:eastAsia="en-GB"/>
        </w:rPr>
        <w:t>Residential2020Consumption.csv</w:t>
      </w:r>
      <w:r w:rsidRPr="009E4432">
        <w:rPr>
          <w:rFonts w:ascii="Open Sans" w:eastAsia="Times New Roman" w:hAnsi="Open Sans" w:cs="Open Sans"/>
          <w:color w:val="444444"/>
          <w:sz w:val="24"/>
          <w:szCs w:val="24"/>
          <w:lang w:eastAsia="en-GB"/>
        </w:rPr>
        <w:t> and </w:t>
      </w:r>
      <w:r w:rsidRPr="009E4432">
        <w:rPr>
          <w:rFonts w:ascii="Courier New" w:eastAsia="Times New Roman" w:hAnsi="Courier New" w:cs="Courier New"/>
          <w:color w:val="000000"/>
          <w:sz w:val="24"/>
          <w:szCs w:val="24"/>
          <w:lang w:eastAsia="en-GB"/>
        </w:rPr>
        <w:t>Residential2050Consumption.csv</w:t>
      </w:r>
      <w:r w:rsidRPr="009E4432">
        <w:rPr>
          <w:rFonts w:ascii="Open Sans" w:eastAsia="Times New Roman" w:hAnsi="Open Sans" w:cs="Open Sans"/>
          <w:color w:val="444444"/>
          <w:sz w:val="24"/>
          <w:szCs w:val="24"/>
          <w:lang w:eastAsia="en-GB"/>
        </w:rPr>
        <w:t> files. These files set the exogenous service demand for the residential sector.</w:t>
      </w:r>
    </w:p>
    <w:p w14:paraId="3D56A042"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We must replace these files, with the following files:</w:t>
      </w:r>
    </w:p>
    <w:p w14:paraId="3F4ED07B" w14:textId="77777777" w:rsidR="009E4432" w:rsidRPr="009E4432" w:rsidRDefault="009E4432" w:rsidP="009E4432">
      <w:pPr>
        <w:numPr>
          <w:ilvl w:val="0"/>
          <w:numId w:val="9"/>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lastRenderedPageBreak/>
        <w:t xml:space="preserve">A </w:t>
      </w:r>
      <w:proofErr w:type="spellStart"/>
      <w:r w:rsidRPr="009E4432">
        <w:rPr>
          <w:rFonts w:ascii="Open Sans" w:eastAsia="Times New Roman" w:hAnsi="Open Sans" w:cs="Open Sans"/>
          <w:color w:val="444444"/>
          <w:sz w:val="24"/>
          <w:szCs w:val="24"/>
          <w:lang w:eastAsia="en-GB"/>
        </w:rPr>
        <w:t>macrodrivers</w:t>
      </w:r>
      <w:proofErr w:type="spellEnd"/>
      <w:r w:rsidRPr="009E4432">
        <w:rPr>
          <w:rFonts w:ascii="Open Sans" w:eastAsia="Times New Roman" w:hAnsi="Open Sans" w:cs="Open Sans"/>
          <w:color w:val="444444"/>
          <w:sz w:val="24"/>
          <w:szCs w:val="24"/>
          <w:lang w:eastAsia="en-GB"/>
        </w:rPr>
        <w:t xml:space="preserve"> file. This contains the drivers of the service demand that we want to model. For this example, these will include GDP based on purchasing power parity (GDP PPP) and the population that we expect from 2010 to 2110.</w:t>
      </w:r>
    </w:p>
    <w:p w14:paraId="4DA0C39E" w14:textId="77777777" w:rsidR="009E4432" w:rsidRPr="009E4432" w:rsidRDefault="009E4432" w:rsidP="009E4432">
      <w:pPr>
        <w:numPr>
          <w:ilvl w:val="0"/>
          <w:numId w:val="9"/>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A regression parameters file. This file will set the function type we would like to use to predict the service demand and the respective parameters of this regression file per region.</w:t>
      </w:r>
    </w:p>
    <w:p w14:paraId="2B7D626F" w14:textId="77777777" w:rsidR="009E4432" w:rsidRPr="009E4432" w:rsidRDefault="009E4432" w:rsidP="009E4432">
      <w:pPr>
        <w:numPr>
          <w:ilvl w:val="0"/>
          <w:numId w:val="9"/>
        </w:numPr>
        <w:spacing w:before="100" w:beforeAutospacing="1" w:after="100" w:afterAutospacing="1"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A timeslice share file. This file sets how the demand is shared between timeslice.</w:t>
      </w:r>
    </w:p>
    <w:p w14:paraId="04361498"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The example files for each of those just mentioned can be found in the </w:t>
      </w:r>
      <w:proofErr w:type="spellStart"/>
      <w:r w:rsidRPr="009E4432">
        <w:rPr>
          <w:rFonts w:ascii="Open Sans" w:eastAsia="Times New Roman" w:hAnsi="Open Sans" w:cs="Open Sans"/>
          <w:color w:val="444444"/>
          <w:sz w:val="24"/>
          <w:szCs w:val="24"/>
          <w:lang w:eastAsia="en-GB"/>
        </w:rPr>
        <w:t>zenodo</w:t>
      </w:r>
      <w:proofErr w:type="spellEnd"/>
      <w:r w:rsidRPr="009E4432">
        <w:rPr>
          <w:rFonts w:ascii="Open Sans" w:eastAsia="Times New Roman" w:hAnsi="Open Sans" w:cs="Open Sans"/>
          <w:color w:val="444444"/>
          <w:sz w:val="24"/>
          <w:szCs w:val="24"/>
          <w:lang w:eastAsia="en-GB"/>
        </w:rPr>
        <w:t xml:space="preserve"> link below. https://zenodo.org/record/6092720#.YgvcMy-l1pQ</w:t>
      </w:r>
    </w:p>
    <w:p w14:paraId="29C0BDA6"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Download these files and save them within the </w:t>
      </w:r>
      <w:proofErr w:type="spellStart"/>
      <w:r w:rsidRPr="009E4432">
        <w:rPr>
          <w:rFonts w:ascii="Open Sans" w:eastAsia="Times New Roman" w:hAnsi="Open Sans" w:cs="Open Sans"/>
          <w:color w:val="444444"/>
          <w:sz w:val="24"/>
          <w:szCs w:val="24"/>
          <w:lang w:eastAsia="en-GB"/>
        </w:rPr>
        <w:t>preset</w:t>
      </w:r>
      <w:proofErr w:type="spellEnd"/>
      <w:r w:rsidRPr="009E4432">
        <w:rPr>
          <w:rFonts w:ascii="Open Sans" w:eastAsia="Times New Roman" w:hAnsi="Open Sans" w:cs="Open Sans"/>
          <w:color w:val="444444"/>
          <w:sz w:val="24"/>
          <w:szCs w:val="24"/>
          <w:lang w:eastAsia="en-GB"/>
        </w:rPr>
        <w:t xml:space="preserve"> folder.</w:t>
      </w:r>
    </w:p>
    <w:p w14:paraId="62384625"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Next, we must amend our </w:t>
      </w:r>
      <w:proofErr w:type="spellStart"/>
      <w:r w:rsidRPr="009E4432">
        <w:rPr>
          <w:rFonts w:ascii="Open Sans" w:eastAsia="Times New Roman" w:hAnsi="Open Sans" w:cs="Open Sans"/>
          <w:color w:val="444444"/>
          <w:sz w:val="24"/>
          <w:szCs w:val="24"/>
          <w:lang w:eastAsia="en-GB"/>
        </w:rPr>
        <w:t>toml</w:t>
      </w:r>
      <w:proofErr w:type="spellEnd"/>
      <w:r w:rsidRPr="009E4432">
        <w:rPr>
          <w:rFonts w:ascii="Open Sans" w:eastAsia="Times New Roman" w:hAnsi="Open Sans" w:cs="Open Sans"/>
          <w:color w:val="444444"/>
          <w:sz w:val="24"/>
          <w:szCs w:val="24"/>
          <w:lang w:eastAsia="en-GB"/>
        </w:rPr>
        <w:t xml:space="preserve"> file to include our new way of calculating the </w:t>
      </w:r>
      <w:proofErr w:type="spellStart"/>
      <w:r w:rsidRPr="009E4432">
        <w:rPr>
          <w:rFonts w:ascii="Open Sans" w:eastAsia="Times New Roman" w:hAnsi="Open Sans" w:cs="Open Sans"/>
          <w:color w:val="444444"/>
          <w:sz w:val="24"/>
          <w:szCs w:val="24"/>
          <w:lang w:eastAsia="en-GB"/>
        </w:rPr>
        <w:t>preset</w:t>
      </w:r>
      <w:proofErr w:type="spellEnd"/>
      <w:r w:rsidRPr="009E4432">
        <w:rPr>
          <w:rFonts w:ascii="Open Sans" w:eastAsia="Times New Roman" w:hAnsi="Open Sans" w:cs="Open Sans"/>
          <w:color w:val="444444"/>
          <w:sz w:val="24"/>
          <w:szCs w:val="24"/>
          <w:lang w:eastAsia="en-GB"/>
        </w:rPr>
        <w:t xml:space="preserve"> service demand.</w:t>
      </w:r>
    </w:p>
    <w:p w14:paraId="23E7E62A" w14:textId="77777777" w:rsidR="009E4432" w:rsidRPr="009E4432" w:rsidRDefault="009E4432" w:rsidP="009E4432">
      <w:pPr>
        <w:spacing w:before="480" w:after="100" w:afterAutospacing="1" w:line="600" w:lineRule="atLeast"/>
        <w:outlineLvl w:val="1"/>
        <w:rPr>
          <w:rFonts w:ascii="Open Sans" w:eastAsia="Times New Roman" w:hAnsi="Open Sans" w:cs="Open Sans"/>
          <w:color w:val="2D2926"/>
          <w:sz w:val="48"/>
          <w:szCs w:val="48"/>
          <w:lang w:eastAsia="en-GB"/>
        </w:rPr>
      </w:pPr>
      <w:r w:rsidRPr="009E4432">
        <w:rPr>
          <w:rFonts w:ascii="Open Sans" w:eastAsia="Times New Roman" w:hAnsi="Open Sans" w:cs="Open Sans"/>
          <w:color w:val="2D2926"/>
          <w:sz w:val="48"/>
          <w:szCs w:val="48"/>
          <w:lang w:eastAsia="en-GB"/>
        </w:rPr>
        <w:t>TOML file</w:t>
      </w:r>
    </w:p>
    <w:p w14:paraId="1275A23E"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proofErr w:type="spellStart"/>
      <w:r w:rsidRPr="009E4432">
        <w:rPr>
          <w:rFonts w:ascii="Open Sans" w:eastAsia="Times New Roman" w:hAnsi="Open Sans" w:cs="Open Sans"/>
          <w:color w:val="444444"/>
          <w:sz w:val="24"/>
          <w:szCs w:val="24"/>
          <w:lang w:eastAsia="en-GB"/>
        </w:rPr>
        <w:t>Editting</w:t>
      </w:r>
      <w:proofErr w:type="spellEnd"/>
      <w:r w:rsidRPr="009E4432">
        <w:rPr>
          <w:rFonts w:ascii="Open Sans" w:eastAsia="Times New Roman" w:hAnsi="Open Sans" w:cs="Open Sans"/>
          <w:color w:val="444444"/>
          <w:sz w:val="24"/>
          <w:szCs w:val="24"/>
          <w:lang w:eastAsia="en-GB"/>
        </w:rPr>
        <w:t xml:space="preserve"> the TOML file to include this can be done relatively quickly if we know the variable names.</w:t>
      </w:r>
    </w:p>
    <w:p w14:paraId="45DDD4DA"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In the second bottom section of the </w:t>
      </w:r>
      <w:proofErr w:type="spellStart"/>
      <w:r w:rsidRPr="009E4432">
        <w:rPr>
          <w:rFonts w:ascii="Open Sans" w:eastAsia="Times New Roman" w:hAnsi="Open Sans" w:cs="Open Sans"/>
          <w:color w:val="444444"/>
          <w:sz w:val="24"/>
          <w:szCs w:val="24"/>
          <w:lang w:eastAsia="en-GB"/>
        </w:rPr>
        <w:t>toml</w:t>
      </w:r>
      <w:proofErr w:type="spellEnd"/>
      <w:r w:rsidRPr="009E4432">
        <w:rPr>
          <w:rFonts w:ascii="Open Sans" w:eastAsia="Times New Roman" w:hAnsi="Open Sans" w:cs="Open Sans"/>
          <w:color w:val="444444"/>
          <w:sz w:val="24"/>
          <w:szCs w:val="24"/>
          <w:lang w:eastAsia="en-GB"/>
        </w:rPr>
        <w:t xml:space="preserve"> file, you will see the following section:</w:t>
      </w:r>
    </w:p>
    <w:p w14:paraId="6A3B8F1A"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w:t>
      </w:r>
      <w:proofErr w:type="spellStart"/>
      <w:proofErr w:type="gramStart"/>
      <w:r w:rsidRPr="009E4432">
        <w:rPr>
          <w:rFonts w:ascii="Courier New" w:eastAsia="Times New Roman" w:hAnsi="Courier New" w:cs="Courier New"/>
          <w:color w:val="000000"/>
          <w:sz w:val="30"/>
          <w:szCs w:val="30"/>
          <w:lang w:eastAsia="en-GB"/>
        </w:rPr>
        <w:t>sectors.residential</w:t>
      </w:r>
      <w:proofErr w:type="gramEnd"/>
      <w:r w:rsidRPr="009E4432">
        <w:rPr>
          <w:rFonts w:ascii="Courier New" w:eastAsia="Times New Roman" w:hAnsi="Courier New" w:cs="Courier New"/>
          <w:color w:val="000000"/>
          <w:sz w:val="30"/>
          <w:szCs w:val="30"/>
          <w:lang w:eastAsia="en-GB"/>
        </w:rPr>
        <w:t>_presets</w:t>
      </w:r>
      <w:proofErr w:type="spellEnd"/>
      <w:r w:rsidRPr="009E4432">
        <w:rPr>
          <w:rFonts w:ascii="Courier New" w:eastAsia="Times New Roman" w:hAnsi="Courier New" w:cs="Courier New"/>
          <w:color w:val="000000"/>
          <w:sz w:val="30"/>
          <w:szCs w:val="30"/>
          <w:lang w:eastAsia="en-GB"/>
        </w:rPr>
        <w:t>]</w:t>
      </w:r>
    </w:p>
    <w:p w14:paraId="09EDC578"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type = '</w:t>
      </w:r>
      <w:proofErr w:type="spellStart"/>
      <w:r w:rsidRPr="009E4432">
        <w:rPr>
          <w:rFonts w:ascii="Courier New" w:eastAsia="Times New Roman" w:hAnsi="Courier New" w:cs="Courier New"/>
          <w:color w:val="000000"/>
          <w:sz w:val="30"/>
          <w:szCs w:val="30"/>
          <w:lang w:eastAsia="en-GB"/>
        </w:rPr>
        <w:t>presets</w:t>
      </w:r>
      <w:proofErr w:type="spellEnd"/>
      <w:r w:rsidRPr="009E4432">
        <w:rPr>
          <w:rFonts w:ascii="Courier New" w:eastAsia="Times New Roman" w:hAnsi="Courier New" w:cs="Courier New"/>
          <w:color w:val="000000"/>
          <w:sz w:val="30"/>
          <w:szCs w:val="30"/>
          <w:lang w:eastAsia="en-GB"/>
        </w:rPr>
        <w:t>'</w:t>
      </w:r>
    </w:p>
    <w:p w14:paraId="01BD4B17"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priority = 0</w:t>
      </w:r>
    </w:p>
    <w:p w14:paraId="55F65133"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proofErr w:type="spellStart"/>
      <w:r w:rsidRPr="009E4432">
        <w:rPr>
          <w:rFonts w:ascii="Courier New" w:eastAsia="Times New Roman" w:hAnsi="Courier New" w:cs="Courier New"/>
          <w:color w:val="000000"/>
          <w:sz w:val="30"/>
          <w:szCs w:val="30"/>
          <w:lang w:eastAsia="en-GB"/>
        </w:rPr>
        <w:t>consumption_path</w:t>
      </w:r>
      <w:proofErr w:type="spellEnd"/>
      <w:r w:rsidRPr="009E4432">
        <w:rPr>
          <w:rFonts w:ascii="Courier New" w:eastAsia="Times New Roman" w:hAnsi="Courier New" w:cs="Courier New"/>
          <w:color w:val="000000"/>
          <w:sz w:val="30"/>
          <w:szCs w:val="30"/>
          <w:lang w:eastAsia="en-GB"/>
        </w:rPr>
        <w:t>=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/*Consumption.csv"</w:t>
      </w:r>
    </w:p>
    <w:p w14:paraId="6595F2EF"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This enables us to run the model in exogenous mode, but now we would like to run the model from the files previously mentioned. This can be done by linking new variables to the new files, as follows:</w:t>
      </w:r>
    </w:p>
    <w:p w14:paraId="4495B0C3"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w:t>
      </w:r>
      <w:proofErr w:type="spellStart"/>
      <w:proofErr w:type="gramStart"/>
      <w:r w:rsidRPr="009E4432">
        <w:rPr>
          <w:rFonts w:ascii="Courier New" w:eastAsia="Times New Roman" w:hAnsi="Courier New" w:cs="Courier New"/>
          <w:color w:val="000000"/>
          <w:sz w:val="30"/>
          <w:szCs w:val="30"/>
          <w:lang w:eastAsia="en-GB"/>
        </w:rPr>
        <w:t>sectors.residential</w:t>
      </w:r>
      <w:proofErr w:type="gramEnd"/>
      <w:r w:rsidRPr="009E4432">
        <w:rPr>
          <w:rFonts w:ascii="Courier New" w:eastAsia="Times New Roman" w:hAnsi="Courier New" w:cs="Courier New"/>
          <w:color w:val="000000"/>
          <w:sz w:val="30"/>
          <w:szCs w:val="30"/>
          <w:lang w:eastAsia="en-GB"/>
        </w:rPr>
        <w:t>_presets</w:t>
      </w:r>
      <w:proofErr w:type="spellEnd"/>
      <w:r w:rsidRPr="009E4432">
        <w:rPr>
          <w:rFonts w:ascii="Courier New" w:eastAsia="Times New Roman" w:hAnsi="Courier New" w:cs="Courier New"/>
          <w:color w:val="000000"/>
          <w:sz w:val="30"/>
          <w:szCs w:val="30"/>
          <w:lang w:eastAsia="en-GB"/>
        </w:rPr>
        <w:t>]</w:t>
      </w:r>
    </w:p>
    <w:p w14:paraId="3DAAFEEF"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type = '</w:t>
      </w:r>
      <w:proofErr w:type="spellStart"/>
      <w:r w:rsidRPr="009E4432">
        <w:rPr>
          <w:rFonts w:ascii="Courier New" w:eastAsia="Times New Roman" w:hAnsi="Courier New" w:cs="Courier New"/>
          <w:color w:val="000000"/>
          <w:sz w:val="30"/>
          <w:szCs w:val="30"/>
          <w:lang w:eastAsia="en-GB"/>
        </w:rPr>
        <w:t>presets</w:t>
      </w:r>
      <w:proofErr w:type="spellEnd"/>
      <w:r w:rsidRPr="009E4432">
        <w:rPr>
          <w:rFonts w:ascii="Courier New" w:eastAsia="Times New Roman" w:hAnsi="Courier New" w:cs="Courier New"/>
          <w:color w:val="000000"/>
          <w:sz w:val="30"/>
          <w:szCs w:val="30"/>
          <w:lang w:eastAsia="en-GB"/>
        </w:rPr>
        <w:t>'</w:t>
      </w:r>
    </w:p>
    <w:p w14:paraId="6402E559"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r w:rsidRPr="009E4432">
        <w:rPr>
          <w:rFonts w:ascii="Courier New" w:eastAsia="Times New Roman" w:hAnsi="Courier New" w:cs="Courier New"/>
          <w:color w:val="000000"/>
          <w:sz w:val="30"/>
          <w:szCs w:val="30"/>
          <w:lang w:eastAsia="en-GB"/>
        </w:rPr>
        <w:t>priority = 0</w:t>
      </w:r>
    </w:p>
    <w:p w14:paraId="5E256EF5"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
    <w:p w14:paraId="5D1E8EDC"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9E4432">
        <w:rPr>
          <w:rFonts w:ascii="Courier New" w:eastAsia="Times New Roman" w:hAnsi="Courier New" w:cs="Courier New"/>
          <w:color w:val="000000"/>
          <w:sz w:val="30"/>
          <w:szCs w:val="30"/>
          <w:lang w:eastAsia="en-GB"/>
        </w:rPr>
        <w:lastRenderedPageBreak/>
        <w:t>timeslice_shares_path</w:t>
      </w:r>
      <w:proofErr w:type="spellEnd"/>
      <w:r w:rsidRPr="009E4432">
        <w:rPr>
          <w:rFonts w:ascii="Courier New" w:eastAsia="Times New Roman" w:hAnsi="Courier New" w:cs="Courier New"/>
          <w:color w:val="000000"/>
          <w:sz w:val="30"/>
          <w:szCs w:val="30"/>
          <w:lang w:eastAsia="en-GB"/>
        </w:rPr>
        <w:t xml:space="preserve"> =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/TimesliceSharepreset.csv'</w:t>
      </w:r>
    </w:p>
    <w:p w14:paraId="785B704D"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0"/>
          <w:szCs w:val="30"/>
          <w:lang w:eastAsia="en-GB"/>
        </w:rPr>
      </w:pPr>
      <w:proofErr w:type="spellStart"/>
      <w:r w:rsidRPr="009E4432">
        <w:rPr>
          <w:rFonts w:ascii="Courier New" w:eastAsia="Times New Roman" w:hAnsi="Courier New" w:cs="Courier New"/>
          <w:color w:val="000000"/>
          <w:sz w:val="30"/>
          <w:szCs w:val="30"/>
          <w:lang w:eastAsia="en-GB"/>
        </w:rPr>
        <w:t>macrodrivers_path</w:t>
      </w:r>
      <w:proofErr w:type="spellEnd"/>
      <w:r w:rsidRPr="009E4432">
        <w:rPr>
          <w:rFonts w:ascii="Courier New" w:eastAsia="Times New Roman" w:hAnsi="Courier New" w:cs="Courier New"/>
          <w:color w:val="000000"/>
          <w:sz w:val="30"/>
          <w:szCs w:val="30"/>
          <w:lang w:eastAsia="en-GB"/>
        </w:rPr>
        <w:t xml:space="preserve"> =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/Macrodrivers.csv'</w:t>
      </w:r>
    </w:p>
    <w:p w14:paraId="66F026C4" w14:textId="77777777" w:rsidR="009E4432" w:rsidRPr="009E4432" w:rsidRDefault="009E4432" w:rsidP="009E4432">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proofErr w:type="spellStart"/>
      <w:r w:rsidRPr="009E4432">
        <w:rPr>
          <w:rFonts w:ascii="Courier New" w:eastAsia="Times New Roman" w:hAnsi="Courier New" w:cs="Courier New"/>
          <w:color w:val="000000"/>
          <w:sz w:val="30"/>
          <w:szCs w:val="30"/>
          <w:lang w:eastAsia="en-GB"/>
        </w:rPr>
        <w:t>regression_path</w:t>
      </w:r>
      <w:proofErr w:type="spellEnd"/>
      <w:r w:rsidRPr="009E4432">
        <w:rPr>
          <w:rFonts w:ascii="Courier New" w:eastAsia="Times New Roman" w:hAnsi="Courier New" w:cs="Courier New"/>
          <w:color w:val="000000"/>
          <w:sz w:val="30"/>
          <w:szCs w:val="30"/>
          <w:lang w:eastAsia="en-GB"/>
        </w:rPr>
        <w:t xml:space="preserve"> = '{path}/</w:t>
      </w:r>
      <w:proofErr w:type="spellStart"/>
      <w:r w:rsidRPr="009E4432">
        <w:rPr>
          <w:rFonts w:ascii="Courier New" w:eastAsia="Times New Roman" w:hAnsi="Courier New" w:cs="Courier New"/>
          <w:color w:val="000000"/>
          <w:sz w:val="30"/>
          <w:szCs w:val="30"/>
          <w:lang w:eastAsia="en-GB"/>
        </w:rPr>
        <w:t>technodata</w:t>
      </w:r>
      <w:proofErr w:type="spellEnd"/>
      <w:r w:rsidRPr="009E4432">
        <w:rPr>
          <w:rFonts w:ascii="Courier New" w:eastAsia="Times New Roman" w:hAnsi="Courier New" w:cs="Courier New"/>
          <w:color w:val="000000"/>
          <w:sz w:val="30"/>
          <w:szCs w:val="30"/>
          <w:lang w:eastAsia="en-GB"/>
        </w:rPr>
        <w:t>/</w:t>
      </w:r>
      <w:proofErr w:type="spellStart"/>
      <w:r w:rsidRPr="009E4432">
        <w:rPr>
          <w:rFonts w:ascii="Courier New" w:eastAsia="Times New Roman" w:hAnsi="Courier New" w:cs="Courier New"/>
          <w:color w:val="000000"/>
          <w:sz w:val="30"/>
          <w:szCs w:val="30"/>
          <w:lang w:eastAsia="en-GB"/>
        </w:rPr>
        <w:t>preset</w:t>
      </w:r>
      <w:proofErr w:type="spellEnd"/>
      <w:r w:rsidRPr="009E4432">
        <w:rPr>
          <w:rFonts w:ascii="Courier New" w:eastAsia="Times New Roman" w:hAnsi="Courier New" w:cs="Courier New"/>
          <w:color w:val="000000"/>
          <w:sz w:val="30"/>
          <w:szCs w:val="30"/>
          <w:lang w:eastAsia="en-GB"/>
        </w:rPr>
        <w:t>/regressionparameters.csv'</w:t>
      </w:r>
    </w:p>
    <w:p w14:paraId="260C2384"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We’ve just linked the new files to MUSE.</w:t>
      </w:r>
    </w:p>
    <w:p w14:paraId="3ABB5186" w14:textId="77777777" w:rsidR="009E4432" w:rsidRPr="009E4432" w:rsidRDefault="009E4432" w:rsidP="009E4432">
      <w:pPr>
        <w:spacing w:before="480" w:after="100" w:afterAutospacing="1" w:line="600" w:lineRule="atLeast"/>
        <w:outlineLvl w:val="1"/>
        <w:rPr>
          <w:rFonts w:ascii="Open Sans" w:eastAsia="Times New Roman" w:hAnsi="Open Sans" w:cs="Open Sans"/>
          <w:color w:val="2D2926"/>
          <w:sz w:val="48"/>
          <w:szCs w:val="48"/>
          <w:lang w:eastAsia="en-GB"/>
        </w:rPr>
      </w:pPr>
      <w:r w:rsidRPr="009E4432">
        <w:rPr>
          <w:rFonts w:ascii="Open Sans" w:eastAsia="Times New Roman" w:hAnsi="Open Sans" w:cs="Open Sans"/>
          <w:color w:val="2D2926"/>
          <w:sz w:val="48"/>
          <w:szCs w:val="48"/>
          <w:lang w:eastAsia="en-GB"/>
        </w:rPr>
        <w:t>Running and visualising our new results</w:t>
      </w:r>
    </w:p>
    <w:p w14:paraId="3F3361F7"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Figure 5.1, below, shows the power sector over the future horizon. We can see a significantly higher installed capacity, as the demand has increased due to the correlation of GDP PPP and population.</w:t>
      </w:r>
    </w:p>
    <w:p w14:paraId="314203DE" w14:textId="4A7A64BE"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noProof/>
          <w:color w:val="444444"/>
          <w:sz w:val="24"/>
          <w:szCs w:val="24"/>
          <w:lang w:eastAsia="en-GB"/>
        </w:rPr>
        <w:lastRenderedPageBreak/>
        <w:drawing>
          <wp:inline distT="0" distB="0" distL="0" distR="0" wp14:anchorId="6238C5C1" wp14:editId="214E0DF6">
            <wp:extent cx="5731510" cy="5091430"/>
            <wp:effectExtent l="0" t="0" r="254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091430"/>
                    </a:xfrm>
                    <a:prstGeom prst="rect">
                      <a:avLst/>
                    </a:prstGeom>
                    <a:noFill/>
                    <a:ln>
                      <a:noFill/>
                    </a:ln>
                  </pic:spPr>
                </pic:pic>
              </a:graphicData>
            </a:graphic>
          </wp:inline>
        </w:drawing>
      </w:r>
    </w:p>
    <w:p w14:paraId="4C9B2BE5" w14:textId="77777777" w:rsidR="009E4432" w:rsidRP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b/>
          <w:bCs/>
          <w:color w:val="444444"/>
          <w:sz w:val="24"/>
          <w:szCs w:val="24"/>
          <w:lang w:eastAsia="en-GB"/>
        </w:rPr>
        <w:t>Figure 5.1:</w:t>
      </w:r>
      <w:r w:rsidRPr="009E4432">
        <w:rPr>
          <w:rFonts w:ascii="Open Sans" w:eastAsia="Times New Roman" w:hAnsi="Open Sans" w:cs="Open Sans"/>
          <w:color w:val="444444"/>
          <w:sz w:val="24"/>
          <w:szCs w:val="24"/>
          <w:lang w:eastAsia="en-GB"/>
        </w:rPr>
        <w:t> Visualisation of the power sector</w:t>
      </w:r>
    </w:p>
    <w:p w14:paraId="77EFDEA2" w14:textId="77777777" w:rsidR="009E4432" w:rsidRPr="009E4432" w:rsidRDefault="009E4432" w:rsidP="009E4432">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9E4432">
        <w:rPr>
          <w:rFonts w:ascii="Open Sans" w:eastAsia="Times New Roman" w:hAnsi="Open Sans" w:cs="Open Sans"/>
          <w:color w:val="2D2926"/>
          <w:kern w:val="36"/>
          <w:sz w:val="60"/>
          <w:szCs w:val="60"/>
          <w:lang w:eastAsia="en-GB"/>
        </w:rPr>
        <w:t>Summary</w:t>
      </w:r>
    </w:p>
    <w:p w14:paraId="483CE303" w14:textId="32B3E068" w:rsidR="009E4432" w:rsidRDefault="009E4432" w:rsidP="009E4432">
      <w:pPr>
        <w:spacing w:before="240" w:after="240" w:line="240" w:lineRule="auto"/>
        <w:rPr>
          <w:rFonts w:ascii="Open Sans" w:eastAsia="Times New Roman" w:hAnsi="Open Sans" w:cs="Open Sans"/>
          <w:color w:val="444444"/>
          <w:sz w:val="24"/>
          <w:szCs w:val="24"/>
          <w:lang w:eastAsia="en-GB"/>
        </w:rPr>
      </w:pPr>
      <w:r w:rsidRPr="009E4432">
        <w:rPr>
          <w:rFonts w:ascii="Open Sans" w:eastAsia="Times New Roman" w:hAnsi="Open Sans" w:cs="Open Sans"/>
          <w:color w:val="444444"/>
          <w:sz w:val="24"/>
          <w:szCs w:val="24"/>
          <w:lang w:eastAsia="en-GB"/>
        </w:rPr>
        <w:t xml:space="preserve">In this hands-on we added a service demand by correlation. Specifically, GDP purchasing power parity and population. We saw that we could make inferences on how the demand will grow based on these using </w:t>
      </w:r>
      <w:proofErr w:type="spellStart"/>
      <w:r w:rsidRPr="009E4432">
        <w:rPr>
          <w:rFonts w:ascii="Open Sans" w:eastAsia="Times New Roman" w:hAnsi="Open Sans" w:cs="Open Sans"/>
          <w:color w:val="444444"/>
          <w:sz w:val="24"/>
          <w:szCs w:val="24"/>
          <w:lang w:eastAsia="en-GB"/>
        </w:rPr>
        <w:t>seperate</w:t>
      </w:r>
      <w:proofErr w:type="spellEnd"/>
      <w:r w:rsidRPr="009E4432">
        <w:rPr>
          <w:rFonts w:ascii="Open Sans" w:eastAsia="Times New Roman" w:hAnsi="Open Sans" w:cs="Open Sans"/>
          <w:color w:val="444444"/>
          <w:sz w:val="24"/>
          <w:szCs w:val="24"/>
          <w:lang w:eastAsia="en-GB"/>
        </w:rPr>
        <w:t xml:space="preserve"> files in MUSE.</w:t>
      </w:r>
    </w:p>
    <w:p w14:paraId="39B4D205" w14:textId="68E9D44B" w:rsidR="00177A0E" w:rsidRDefault="00177A0E" w:rsidP="009E4432">
      <w:pPr>
        <w:spacing w:before="240" w:after="240" w:line="240" w:lineRule="auto"/>
        <w:rPr>
          <w:rFonts w:ascii="Open Sans" w:eastAsia="Times New Roman" w:hAnsi="Open Sans" w:cs="Open Sans"/>
          <w:color w:val="444444"/>
          <w:sz w:val="24"/>
          <w:szCs w:val="24"/>
          <w:lang w:eastAsia="en-GB"/>
        </w:rPr>
      </w:pPr>
    </w:p>
    <w:p w14:paraId="6D823036" w14:textId="36808832" w:rsidR="00177A0E" w:rsidRDefault="00177A0E" w:rsidP="009E4432">
      <w:pPr>
        <w:spacing w:before="240" w:after="240" w:line="240" w:lineRule="auto"/>
        <w:rPr>
          <w:rFonts w:ascii="Open Sans" w:eastAsia="Times New Roman" w:hAnsi="Open Sans" w:cs="Open Sans"/>
          <w:color w:val="444444"/>
          <w:sz w:val="24"/>
          <w:szCs w:val="24"/>
          <w:lang w:eastAsia="en-GB"/>
        </w:rPr>
      </w:pPr>
    </w:p>
    <w:p w14:paraId="7BF5B450" w14:textId="1C134C36" w:rsidR="00177A0E" w:rsidRDefault="00177A0E">
      <w:pPr>
        <w:rPr>
          <w:rFonts w:ascii="Open Sans" w:eastAsia="Times New Roman" w:hAnsi="Open Sans" w:cs="Open Sans"/>
          <w:color w:val="444444"/>
          <w:sz w:val="24"/>
          <w:szCs w:val="24"/>
          <w:lang w:eastAsia="en-GB"/>
        </w:rPr>
      </w:pPr>
      <w:r>
        <w:rPr>
          <w:rFonts w:ascii="Open Sans" w:eastAsia="Times New Roman" w:hAnsi="Open Sans" w:cs="Open Sans"/>
          <w:color w:val="444444"/>
          <w:sz w:val="24"/>
          <w:szCs w:val="24"/>
          <w:lang w:eastAsia="en-GB"/>
        </w:rPr>
        <w:br w:type="page"/>
      </w:r>
    </w:p>
    <w:p w14:paraId="41ECE062" w14:textId="77777777" w:rsidR="00177A0E" w:rsidRPr="00177A0E" w:rsidRDefault="00177A0E" w:rsidP="00177A0E">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177A0E">
        <w:rPr>
          <w:rFonts w:ascii="Times New Roman" w:eastAsia="Times New Roman" w:hAnsi="Times New Roman" w:cs="Times New Roman"/>
          <w:color w:val="2D2926"/>
          <w:kern w:val="36"/>
          <w:sz w:val="60"/>
          <w:szCs w:val="60"/>
          <w:lang w:eastAsia="en-GB"/>
        </w:rPr>
        <w:lastRenderedPageBreak/>
        <w:t>Hands On Exercise 6: Adding an agent</w:t>
      </w:r>
    </w:p>
    <w:p w14:paraId="3768F77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Now we will learn how to add a new agent to our example.</w:t>
      </w:r>
    </w:p>
    <w:p w14:paraId="50E9ED8A"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Learning objectives</w:t>
      </w:r>
    </w:p>
    <w:p w14:paraId="394A9D27" w14:textId="77777777" w:rsidR="00177A0E" w:rsidRPr="00177A0E" w:rsidRDefault="00177A0E" w:rsidP="00177A0E">
      <w:pPr>
        <w:numPr>
          <w:ilvl w:val="0"/>
          <w:numId w:val="10"/>
        </w:numPr>
        <w:spacing w:before="100" w:beforeAutospacing="1" w:after="100" w:afterAutospacing="1"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How to add a new agent</w:t>
      </w:r>
    </w:p>
    <w:p w14:paraId="7E7BA8B9"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Introduction</w:t>
      </w:r>
    </w:p>
    <w:p w14:paraId="6904ACF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In this hands-on, we will add a new agent called </w:t>
      </w:r>
      <w:r w:rsidRPr="00177A0E">
        <w:rPr>
          <w:rFonts w:ascii="Courier New" w:eastAsia="Times New Roman" w:hAnsi="Courier New" w:cs="Courier New"/>
          <w:color w:val="000000"/>
          <w:sz w:val="20"/>
          <w:szCs w:val="20"/>
          <w:lang w:eastAsia="en-GB"/>
        </w:rPr>
        <w:t>A2</w:t>
      </w:r>
      <w:r w:rsidRPr="00177A0E">
        <w:rPr>
          <w:rFonts w:ascii="Open Sans" w:eastAsia="Times New Roman" w:hAnsi="Open Sans" w:cs="Open Sans"/>
          <w:color w:val="444444"/>
          <w:sz w:val="24"/>
          <w:szCs w:val="24"/>
          <w:lang w:eastAsia="en-GB"/>
        </w:rPr>
        <w:t>. This agent will be slightly different to the other agents in the </w:t>
      </w:r>
      <w:r w:rsidRPr="00177A0E">
        <w:rPr>
          <w:rFonts w:ascii="Courier New" w:eastAsia="Times New Roman" w:hAnsi="Courier New" w:cs="Courier New"/>
          <w:color w:val="000000"/>
          <w:sz w:val="20"/>
          <w:szCs w:val="20"/>
          <w:lang w:eastAsia="en-GB"/>
        </w:rPr>
        <w:t>default</w:t>
      </w:r>
      <w:r w:rsidRPr="00177A0E">
        <w:rPr>
          <w:rFonts w:ascii="Open Sans" w:eastAsia="Times New Roman" w:hAnsi="Open Sans" w:cs="Open Sans"/>
          <w:color w:val="444444"/>
          <w:sz w:val="24"/>
          <w:szCs w:val="24"/>
          <w:lang w:eastAsia="en-GB"/>
        </w:rPr>
        <w:t xml:space="preserve"> example, in that it will make investments based upon a mixture of </w:t>
      </w:r>
      <w:proofErr w:type="spellStart"/>
      <w:r w:rsidRPr="00177A0E">
        <w:rPr>
          <w:rFonts w:ascii="Open Sans" w:eastAsia="Times New Roman" w:hAnsi="Open Sans" w:cs="Open Sans"/>
          <w:color w:val="444444"/>
          <w:sz w:val="24"/>
          <w:szCs w:val="24"/>
          <w:lang w:eastAsia="en-GB"/>
        </w:rPr>
        <w:t>levelised</w:t>
      </w:r>
      <w:proofErr w:type="spellEnd"/>
      <w:r w:rsidRPr="00177A0E">
        <w:rPr>
          <w:rFonts w:ascii="Open Sans" w:eastAsia="Times New Roman" w:hAnsi="Open Sans" w:cs="Open Sans"/>
          <w:color w:val="444444"/>
          <w:sz w:val="24"/>
          <w:szCs w:val="24"/>
          <w:lang w:eastAsia="en-GB"/>
        </w:rPr>
        <w:t xml:space="preserve"> cost of electricity (LCOE) and equivalent annual cost (EAC). These two objectives will be combined by calculating a weighted sum of the two when comparing potential investment options. We will give the LCOE a relative weight value of 1 and the EAC a relative weight value of 0.25.</w:t>
      </w:r>
    </w:p>
    <w:p w14:paraId="736BEE45"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We will edit the default example to add a new agent, which can be found from the following </w:t>
      </w:r>
      <w:proofErr w:type="spellStart"/>
      <w:r w:rsidRPr="00177A0E">
        <w:rPr>
          <w:rFonts w:ascii="Open Sans" w:eastAsia="Times New Roman" w:hAnsi="Open Sans" w:cs="Open Sans"/>
          <w:color w:val="444444"/>
          <w:sz w:val="24"/>
          <w:szCs w:val="24"/>
          <w:lang w:eastAsia="en-GB"/>
        </w:rPr>
        <w:t>zenodo</w:t>
      </w:r>
      <w:proofErr w:type="spellEnd"/>
      <w:r w:rsidRPr="00177A0E">
        <w:rPr>
          <w:rFonts w:ascii="Open Sans" w:eastAsia="Times New Roman" w:hAnsi="Open Sans" w:cs="Open Sans"/>
          <w:color w:val="444444"/>
          <w:sz w:val="24"/>
          <w:szCs w:val="24"/>
          <w:lang w:eastAsia="en-GB"/>
        </w:rPr>
        <w:t xml:space="preserve"> link: https://zenodo.org/record/6323453#.Yh-QWi-l1pQ</w:t>
      </w:r>
    </w:p>
    <w:p w14:paraId="0EA0C0E9"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To achieve this, first, we must modify the Agents.csv file in the directory:</w:t>
      </w:r>
    </w:p>
    <w:p w14:paraId="4815573A" w14:textId="77777777" w:rsidR="00177A0E" w:rsidRPr="00177A0E" w:rsidRDefault="00177A0E" w:rsidP="00177A0E">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77A0E">
        <w:rPr>
          <w:rFonts w:ascii="Courier New" w:eastAsia="Times New Roman" w:hAnsi="Courier New" w:cs="Courier New"/>
          <w:color w:val="000000"/>
          <w:sz w:val="30"/>
          <w:szCs w:val="30"/>
          <w:lang w:eastAsia="en-GB"/>
        </w:rPr>
        <w:t>{muse_install_</w:t>
      </w:r>
      <w:proofErr w:type="gramStart"/>
      <w:r w:rsidRPr="00177A0E">
        <w:rPr>
          <w:rFonts w:ascii="Courier New" w:eastAsia="Times New Roman" w:hAnsi="Courier New" w:cs="Courier New"/>
          <w:color w:val="000000"/>
          <w:sz w:val="30"/>
          <w:szCs w:val="30"/>
          <w:lang w:eastAsia="en-GB"/>
        </w:rPr>
        <w:t>location}/src/muse/data/example/default/technodata/Agents.csv</w:t>
      </w:r>
      <w:proofErr w:type="gramEnd"/>
    </w:p>
    <w:p w14:paraId="75C028D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To do this, we will add two new rows to the file. To simplify the process, we copy the data from the first two rows of agent A1, changing only the rows: </w:t>
      </w:r>
      <w:r w:rsidRPr="00177A0E">
        <w:rPr>
          <w:rFonts w:ascii="Courier New" w:eastAsia="Times New Roman" w:hAnsi="Courier New" w:cs="Courier New"/>
          <w:color w:val="000000"/>
          <w:sz w:val="20"/>
          <w:szCs w:val="20"/>
          <w:lang w:eastAsia="en-GB"/>
        </w:rPr>
        <w:t>AgentShare</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Name</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Objective1</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Objective2</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ObjData1</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ObjData2</w:t>
      </w:r>
      <w:r w:rsidRPr="00177A0E">
        <w:rPr>
          <w:rFonts w:ascii="Open Sans" w:eastAsia="Times New Roman" w:hAnsi="Open Sans" w:cs="Open Sans"/>
          <w:color w:val="444444"/>
          <w:sz w:val="24"/>
          <w:szCs w:val="24"/>
          <w:lang w:eastAsia="en-GB"/>
        </w:rPr>
        <w:t>, </w:t>
      </w:r>
      <w:r w:rsidRPr="00177A0E">
        <w:rPr>
          <w:rFonts w:ascii="Courier New" w:eastAsia="Times New Roman" w:hAnsi="Courier New" w:cs="Courier New"/>
          <w:color w:val="000000"/>
          <w:sz w:val="20"/>
          <w:szCs w:val="20"/>
          <w:lang w:eastAsia="en-GB"/>
        </w:rPr>
        <w:t>DecisionMethod</w:t>
      </w:r>
      <w:r w:rsidRPr="00177A0E">
        <w:rPr>
          <w:rFonts w:ascii="Open Sans" w:eastAsia="Times New Roman" w:hAnsi="Open Sans" w:cs="Open Sans"/>
          <w:color w:val="444444"/>
          <w:sz w:val="24"/>
          <w:szCs w:val="24"/>
          <w:lang w:eastAsia="en-GB"/>
        </w:rPr>
        <w:t> and </w:t>
      </w:r>
      <w:r w:rsidRPr="00177A0E">
        <w:rPr>
          <w:rFonts w:ascii="Courier New" w:eastAsia="Times New Roman" w:hAnsi="Courier New" w:cs="Courier New"/>
          <w:color w:val="000000"/>
          <w:sz w:val="20"/>
          <w:szCs w:val="20"/>
          <w:lang w:eastAsia="en-GB"/>
        </w:rPr>
        <w:t>Quantity</w:t>
      </w:r>
      <w:r w:rsidRPr="00177A0E">
        <w:rPr>
          <w:rFonts w:ascii="Open Sans" w:eastAsia="Times New Roman" w:hAnsi="Open Sans" w:cs="Open Sans"/>
          <w:color w:val="444444"/>
          <w:sz w:val="24"/>
          <w:szCs w:val="24"/>
          <w:lang w:eastAsia="en-GB"/>
        </w:rPr>
        <w:t>. The values we changed can be seen below. Notice how we edit the </w:t>
      </w:r>
      <w:proofErr w:type="spellStart"/>
      <w:r w:rsidRPr="00177A0E">
        <w:rPr>
          <w:rFonts w:ascii="Courier New" w:eastAsia="Times New Roman" w:hAnsi="Courier New" w:cs="Courier New"/>
          <w:color w:val="000000"/>
          <w:sz w:val="20"/>
          <w:szCs w:val="20"/>
          <w:lang w:eastAsia="en-GB"/>
        </w:rPr>
        <w:t>AgentShare</w:t>
      </w:r>
      <w:proofErr w:type="spellEnd"/>
      <w:r w:rsidRPr="00177A0E">
        <w:rPr>
          <w:rFonts w:ascii="Open Sans" w:eastAsia="Times New Roman" w:hAnsi="Open Sans" w:cs="Open Sans"/>
          <w:color w:val="444444"/>
          <w:sz w:val="24"/>
          <w:szCs w:val="24"/>
          <w:lang w:eastAsia="en-GB"/>
        </w:rPr>
        <w:t xml:space="preserve"> column. This variable allows us to split the existing capacity between the two different agents. We will also need to edit the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 to define these new </w:t>
      </w:r>
      <w:proofErr w:type="spellStart"/>
      <w:r w:rsidRPr="00177A0E">
        <w:rPr>
          <w:rFonts w:ascii="Open Sans" w:eastAsia="Times New Roman" w:hAnsi="Open Sans" w:cs="Open Sans"/>
          <w:color w:val="444444"/>
          <w:sz w:val="24"/>
          <w:szCs w:val="24"/>
          <w:lang w:eastAsia="en-GB"/>
        </w:rPr>
        <w:t>AgentShares</w:t>
      </w:r>
      <w:proofErr w:type="spellEnd"/>
      <w:r w:rsidRPr="00177A0E">
        <w:rPr>
          <w:rFonts w:ascii="Open Sans" w:eastAsia="Times New Roman" w:hAnsi="Open Sans" w:cs="Open Sans"/>
          <w:color w:val="444444"/>
          <w:sz w:val="24"/>
          <w:szCs w:val="24"/>
          <w:lang w:eastAsia="en-GB"/>
        </w:rPr>
        <w:t>.</w:t>
      </w:r>
    </w:p>
    <w:p w14:paraId="67EB4845" w14:textId="23026EAF"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lastRenderedPageBreak/>
        <w:drawing>
          <wp:inline distT="0" distB="0" distL="0" distR="0" wp14:anchorId="18D6B256" wp14:editId="7D9D9FA5">
            <wp:extent cx="5731510" cy="3968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484077A0"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6.1:</w:t>
      </w:r>
      <w:r w:rsidRPr="00177A0E">
        <w:rPr>
          <w:rFonts w:ascii="Open Sans" w:eastAsia="Times New Roman" w:hAnsi="Open Sans" w:cs="Open Sans"/>
          <w:color w:val="444444"/>
          <w:sz w:val="24"/>
          <w:szCs w:val="24"/>
          <w:lang w:eastAsia="en-GB"/>
        </w:rPr>
        <w:t xml:space="preserve"> Updated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w:t>
      </w:r>
    </w:p>
    <w:p w14:paraId="6C3A18ED"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Also notice that we amend the Quantity column. The reason for this is that we want to specify that Agent </w:t>
      </w:r>
      <w:r w:rsidRPr="00177A0E">
        <w:rPr>
          <w:rFonts w:ascii="Courier New" w:eastAsia="Times New Roman" w:hAnsi="Courier New" w:cs="Courier New"/>
          <w:color w:val="000000"/>
          <w:sz w:val="20"/>
          <w:szCs w:val="20"/>
          <w:lang w:eastAsia="en-GB"/>
        </w:rPr>
        <w:t>A1</w:t>
      </w:r>
      <w:r w:rsidRPr="00177A0E">
        <w:rPr>
          <w:rFonts w:ascii="Open Sans" w:eastAsia="Times New Roman" w:hAnsi="Open Sans" w:cs="Open Sans"/>
          <w:color w:val="444444"/>
          <w:sz w:val="24"/>
          <w:szCs w:val="24"/>
          <w:lang w:eastAsia="en-GB"/>
        </w:rPr>
        <w:t> makes up 50% of the population, and </w:t>
      </w:r>
      <w:r w:rsidRPr="00177A0E">
        <w:rPr>
          <w:rFonts w:ascii="Courier New" w:eastAsia="Times New Roman" w:hAnsi="Courier New" w:cs="Courier New"/>
          <w:color w:val="000000"/>
          <w:sz w:val="20"/>
          <w:szCs w:val="20"/>
          <w:lang w:eastAsia="en-GB"/>
        </w:rPr>
        <w:t>A2</w:t>
      </w:r>
      <w:r w:rsidRPr="00177A0E">
        <w:rPr>
          <w:rFonts w:ascii="Open Sans" w:eastAsia="Times New Roman" w:hAnsi="Open Sans" w:cs="Open Sans"/>
          <w:color w:val="444444"/>
          <w:sz w:val="24"/>
          <w:szCs w:val="24"/>
          <w:lang w:eastAsia="en-GB"/>
        </w:rPr>
        <w:t> makes up the remaining 50% of the population.</w:t>
      </w:r>
    </w:p>
    <w:p w14:paraId="0BDB3A35"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We then edit </w:t>
      </w:r>
      <w:proofErr w:type="gramStart"/>
      <w:r w:rsidRPr="00177A0E">
        <w:rPr>
          <w:rFonts w:ascii="Open Sans" w:eastAsia="Times New Roman" w:hAnsi="Open Sans" w:cs="Open Sans"/>
          <w:color w:val="444444"/>
          <w:sz w:val="24"/>
          <w:szCs w:val="24"/>
          <w:lang w:eastAsia="en-GB"/>
        </w:rPr>
        <w:t>all of</w:t>
      </w:r>
      <w:proofErr w:type="gramEnd"/>
      <w:r w:rsidRPr="00177A0E">
        <w:rPr>
          <w:rFonts w:ascii="Open Sans" w:eastAsia="Times New Roman" w:hAnsi="Open Sans" w:cs="Open Sans"/>
          <w:color w:val="444444"/>
          <w:sz w:val="24"/>
          <w:szCs w:val="24"/>
          <w:lang w:eastAsia="en-GB"/>
        </w:rPr>
        <w:t xml:space="preserve"> the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files to split the existing capacity between the two agents by the proportions we like. As we now have two agents which take up 50% of the population each, we will split the existing capacity by 50% for each of the agents. Notice that we only require the columns </w:t>
      </w:r>
      <w:r w:rsidRPr="00177A0E">
        <w:rPr>
          <w:rFonts w:ascii="Courier New" w:eastAsia="Times New Roman" w:hAnsi="Courier New" w:cs="Courier New"/>
          <w:color w:val="000000"/>
          <w:sz w:val="20"/>
          <w:szCs w:val="20"/>
          <w:lang w:eastAsia="en-GB"/>
        </w:rPr>
        <w:t>Agent2</w:t>
      </w:r>
      <w:r w:rsidRPr="00177A0E">
        <w:rPr>
          <w:rFonts w:ascii="Open Sans" w:eastAsia="Times New Roman" w:hAnsi="Open Sans" w:cs="Open Sans"/>
          <w:color w:val="444444"/>
          <w:sz w:val="24"/>
          <w:szCs w:val="24"/>
          <w:lang w:eastAsia="en-GB"/>
        </w:rPr>
        <w:t> and </w:t>
      </w:r>
      <w:r w:rsidRPr="00177A0E">
        <w:rPr>
          <w:rFonts w:ascii="Courier New" w:eastAsia="Times New Roman" w:hAnsi="Courier New" w:cs="Courier New"/>
          <w:color w:val="000000"/>
          <w:sz w:val="20"/>
          <w:szCs w:val="20"/>
          <w:lang w:eastAsia="en-GB"/>
        </w:rPr>
        <w:t>Agent4</w:t>
      </w:r>
      <w:r w:rsidRPr="00177A0E">
        <w:rPr>
          <w:rFonts w:ascii="Open Sans" w:eastAsia="Times New Roman" w:hAnsi="Open Sans" w:cs="Open Sans"/>
          <w:color w:val="444444"/>
          <w:sz w:val="24"/>
          <w:szCs w:val="24"/>
          <w:lang w:eastAsia="en-GB"/>
        </w:rPr>
        <w:t> to define the retrofit agents.</w:t>
      </w:r>
    </w:p>
    <w:p w14:paraId="7454AB56"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The new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 for the power sector will look like the following (we have hidden the middle columns as they remain the same):</w:t>
      </w:r>
    </w:p>
    <w:p w14:paraId="6F3E0943" w14:textId="6C50634E"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7F845B77" wp14:editId="4C3D7222">
            <wp:extent cx="5731510" cy="4210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21005"/>
                    </a:xfrm>
                    <a:prstGeom prst="rect">
                      <a:avLst/>
                    </a:prstGeom>
                    <a:noFill/>
                    <a:ln>
                      <a:noFill/>
                    </a:ln>
                  </pic:spPr>
                </pic:pic>
              </a:graphicData>
            </a:graphic>
          </wp:inline>
        </w:drawing>
      </w:r>
    </w:p>
    <w:p w14:paraId="39F6357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6.2:</w:t>
      </w:r>
      <w:r w:rsidRPr="00177A0E">
        <w:rPr>
          <w:rFonts w:ascii="Open Sans" w:eastAsia="Times New Roman" w:hAnsi="Open Sans" w:cs="Open Sans"/>
          <w:color w:val="444444"/>
          <w:sz w:val="24"/>
          <w:szCs w:val="24"/>
          <w:lang w:eastAsia="en-GB"/>
        </w:rPr>
        <w:t xml:space="preserve"> Edited power </w:t>
      </w:r>
      <w:proofErr w:type="spellStart"/>
      <w:r w:rsidRPr="00177A0E">
        <w:rPr>
          <w:rFonts w:ascii="Open Sans" w:eastAsia="Times New Roman" w:hAnsi="Open Sans" w:cs="Open Sans"/>
          <w:color w:val="444444"/>
          <w:sz w:val="24"/>
          <w:szCs w:val="24"/>
          <w:lang w:eastAsia="en-GB"/>
        </w:rPr>
        <w:t>technodata</w:t>
      </w:r>
      <w:proofErr w:type="spellEnd"/>
      <w:r w:rsidRPr="00177A0E">
        <w:rPr>
          <w:rFonts w:ascii="Open Sans" w:eastAsia="Times New Roman" w:hAnsi="Open Sans" w:cs="Open Sans"/>
          <w:color w:val="444444"/>
          <w:sz w:val="24"/>
          <w:szCs w:val="24"/>
          <w:lang w:eastAsia="en-GB"/>
        </w:rPr>
        <w:t xml:space="preserve"> file.</w:t>
      </w:r>
    </w:p>
    <w:p w14:paraId="356E0640"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However, remember you will have to make the same changes for the residential and gas sectors!</w:t>
      </w:r>
    </w:p>
    <w:p w14:paraId="58F28DEE"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We will now save this file and run the new simulation model using the following command in Anaconda prompt:</w:t>
      </w:r>
    </w:p>
    <w:p w14:paraId="6C3BC4A4" w14:textId="77777777" w:rsidR="00177A0E" w:rsidRPr="00177A0E" w:rsidRDefault="00177A0E" w:rsidP="00177A0E">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77A0E">
        <w:rPr>
          <w:rFonts w:ascii="Courier New" w:eastAsia="Times New Roman" w:hAnsi="Courier New" w:cs="Courier New"/>
          <w:color w:val="000000"/>
          <w:sz w:val="30"/>
          <w:szCs w:val="30"/>
          <w:lang w:eastAsia="en-GB"/>
        </w:rPr>
        <w:t xml:space="preserve">python -m muse </w:t>
      </w:r>
      <w:proofErr w:type="spellStart"/>
      <w:proofErr w:type="gramStart"/>
      <w:r w:rsidRPr="00177A0E">
        <w:rPr>
          <w:rFonts w:ascii="Courier New" w:eastAsia="Times New Roman" w:hAnsi="Courier New" w:cs="Courier New"/>
          <w:color w:val="000000"/>
          <w:sz w:val="30"/>
          <w:szCs w:val="30"/>
          <w:lang w:eastAsia="en-GB"/>
        </w:rPr>
        <w:t>settings.toml</w:t>
      </w:r>
      <w:proofErr w:type="spellEnd"/>
      <w:proofErr w:type="gramEnd"/>
    </w:p>
    <w:p w14:paraId="4BF3B7F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Figure 6.3 shows us the results of these two agents. We can see a divergence between technologies invested in by the </w:t>
      </w:r>
      <w:proofErr w:type="gramStart"/>
      <w:r w:rsidRPr="00177A0E">
        <w:rPr>
          <w:rFonts w:ascii="Open Sans" w:eastAsia="Times New Roman" w:hAnsi="Open Sans" w:cs="Open Sans"/>
          <w:color w:val="444444"/>
          <w:sz w:val="24"/>
          <w:szCs w:val="24"/>
          <w:lang w:eastAsia="en-GB"/>
        </w:rPr>
        <w:t>agents</w:t>
      </w:r>
      <w:proofErr w:type="gramEnd"/>
      <w:r w:rsidRPr="00177A0E">
        <w:rPr>
          <w:rFonts w:ascii="Open Sans" w:eastAsia="Times New Roman" w:hAnsi="Open Sans" w:cs="Open Sans"/>
          <w:color w:val="444444"/>
          <w:sz w:val="24"/>
          <w:szCs w:val="24"/>
          <w:lang w:eastAsia="en-GB"/>
        </w:rPr>
        <w:t xml:space="preserve"> dependent on their objectives</w:t>
      </w:r>
    </w:p>
    <w:p w14:paraId="5FE5909D" w14:textId="31B0B7A6"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lastRenderedPageBreak/>
        <w:drawing>
          <wp:inline distT="0" distB="0" distL="0" distR="0" wp14:anchorId="13B5D659" wp14:editId="68341905">
            <wp:extent cx="5731510" cy="8143875"/>
            <wp:effectExtent l="0" t="0" r="2540" b="952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8143875"/>
                    </a:xfrm>
                    <a:prstGeom prst="rect">
                      <a:avLst/>
                    </a:prstGeom>
                    <a:noFill/>
                    <a:ln>
                      <a:noFill/>
                    </a:ln>
                  </pic:spPr>
                </pic:pic>
              </a:graphicData>
            </a:graphic>
          </wp:inline>
        </w:drawing>
      </w:r>
    </w:p>
    <w:p w14:paraId="04E9C9FB"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6.3:</w:t>
      </w:r>
      <w:r w:rsidRPr="00177A0E">
        <w:rPr>
          <w:rFonts w:ascii="Open Sans" w:eastAsia="Times New Roman" w:hAnsi="Open Sans" w:cs="Open Sans"/>
          <w:color w:val="444444"/>
          <w:sz w:val="24"/>
          <w:szCs w:val="24"/>
          <w:lang w:eastAsia="en-GB"/>
        </w:rPr>
        <w:t> Visualisation of the two different agents - a) agent = A1, b) agent = A2.</w:t>
      </w:r>
    </w:p>
    <w:p w14:paraId="17F647BA"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lastRenderedPageBreak/>
        <w:t>For all the files explored in this hands-on, please refer to the following link: https://zenodo.org/record/6323453#.Yh-QWi-l1pQ</w:t>
      </w:r>
    </w:p>
    <w:p w14:paraId="5E2A5E1F"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Summary</w:t>
      </w:r>
    </w:p>
    <w:p w14:paraId="1A69A3E8" w14:textId="654B5BC9" w:rsid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In this hands-on we added a new agent which had different characteristics to the original agent and saw that this </w:t>
      </w:r>
      <w:proofErr w:type="gramStart"/>
      <w:r w:rsidRPr="00177A0E">
        <w:rPr>
          <w:rFonts w:ascii="Open Sans" w:eastAsia="Times New Roman" w:hAnsi="Open Sans" w:cs="Open Sans"/>
          <w:color w:val="444444"/>
          <w:sz w:val="24"/>
          <w:szCs w:val="24"/>
          <w:lang w:eastAsia="en-GB"/>
        </w:rPr>
        <w:t>lead</w:t>
      </w:r>
      <w:proofErr w:type="gramEnd"/>
      <w:r w:rsidRPr="00177A0E">
        <w:rPr>
          <w:rFonts w:ascii="Open Sans" w:eastAsia="Times New Roman" w:hAnsi="Open Sans" w:cs="Open Sans"/>
          <w:color w:val="444444"/>
          <w:sz w:val="24"/>
          <w:szCs w:val="24"/>
          <w:lang w:eastAsia="en-GB"/>
        </w:rPr>
        <w:t xml:space="preserve"> to a dramatic change in technologies invested in.</w:t>
      </w:r>
    </w:p>
    <w:p w14:paraId="170D1426" w14:textId="6BCABF62" w:rsidR="00177A0E" w:rsidRDefault="00177A0E" w:rsidP="00177A0E">
      <w:pPr>
        <w:spacing w:before="240" w:after="240" w:line="240" w:lineRule="auto"/>
        <w:rPr>
          <w:rFonts w:ascii="Open Sans" w:eastAsia="Times New Roman" w:hAnsi="Open Sans" w:cs="Open Sans"/>
          <w:color w:val="444444"/>
          <w:sz w:val="24"/>
          <w:szCs w:val="24"/>
          <w:lang w:eastAsia="en-GB"/>
        </w:rPr>
      </w:pPr>
    </w:p>
    <w:p w14:paraId="5C1CFAAD" w14:textId="5EC9A439" w:rsidR="00177A0E" w:rsidRDefault="00177A0E">
      <w:pPr>
        <w:rPr>
          <w:rFonts w:ascii="Open Sans" w:eastAsia="Times New Roman" w:hAnsi="Open Sans" w:cs="Open Sans"/>
          <w:color w:val="444444"/>
          <w:sz w:val="24"/>
          <w:szCs w:val="24"/>
          <w:lang w:eastAsia="en-GB"/>
        </w:rPr>
      </w:pPr>
      <w:r>
        <w:rPr>
          <w:rFonts w:ascii="Open Sans" w:eastAsia="Times New Roman" w:hAnsi="Open Sans" w:cs="Open Sans"/>
          <w:color w:val="444444"/>
          <w:sz w:val="24"/>
          <w:szCs w:val="24"/>
          <w:lang w:eastAsia="en-GB"/>
        </w:rPr>
        <w:br w:type="page"/>
      </w:r>
    </w:p>
    <w:p w14:paraId="33DC4AC2" w14:textId="77777777" w:rsidR="00177A0E" w:rsidRPr="00177A0E" w:rsidRDefault="00177A0E" w:rsidP="00177A0E">
      <w:pPr>
        <w:spacing w:before="480" w:after="100" w:afterAutospacing="1" w:line="750" w:lineRule="atLeast"/>
        <w:outlineLvl w:val="0"/>
        <w:rPr>
          <w:rFonts w:ascii="Times New Roman" w:eastAsia="Times New Roman" w:hAnsi="Times New Roman" w:cs="Times New Roman"/>
          <w:color w:val="2D2926"/>
          <w:kern w:val="36"/>
          <w:sz w:val="60"/>
          <w:szCs w:val="60"/>
          <w:lang w:eastAsia="en-GB"/>
        </w:rPr>
      </w:pPr>
      <w:r w:rsidRPr="00177A0E">
        <w:rPr>
          <w:rFonts w:ascii="Times New Roman" w:eastAsia="Times New Roman" w:hAnsi="Times New Roman" w:cs="Times New Roman"/>
          <w:color w:val="2D2926"/>
          <w:kern w:val="36"/>
          <w:sz w:val="60"/>
          <w:szCs w:val="60"/>
          <w:lang w:eastAsia="en-GB"/>
        </w:rPr>
        <w:lastRenderedPageBreak/>
        <w:t>Hands On Exercise 7: Adding a region</w:t>
      </w:r>
    </w:p>
    <w:p w14:paraId="252CB70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Now we will learn how to add a new region to our example.</w:t>
      </w:r>
    </w:p>
    <w:p w14:paraId="3F75D351"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Learning objectives</w:t>
      </w:r>
    </w:p>
    <w:p w14:paraId="2638B37A" w14:textId="77777777" w:rsidR="00177A0E" w:rsidRPr="00177A0E" w:rsidRDefault="00177A0E" w:rsidP="00177A0E">
      <w:pPr>
        <w:numPr>
          <w:ilvl w:val="0"/>
          <w:numId w:val="11"/>
        </w:numPr>
        <w:spacing w:before="100" w:beforeAutospacing="1" w:after="100" w:afterAutospacing="1"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Learn how to add a new region</w:t>
      </w:r>
    </w:p>
    <w:p w14:paraId="684A1C1F"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Introduction</w:t>
      </w:r>
    </w:p>
    <w:p w14:paraId="7E25B211"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next step is to add a region which we will call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 however, this could equally be called </w:t>
      </w:r>
      <w:r w:rsidRPr="00177A0E">
        <w:rPr>
          <w:rFonts w:ascii="Courier New" w:eastAsia="Times New Roman" w:hAnsi="Courier New" w:cs="Courier New"/>
          <w:color w:val="000000"/>
          <w:sz w:val="20"/>
          <w:szCs w:val="20"/>
          <w:lang w:eastAsia="en-GB"/>
        </w:rPr>
        <w:t>USA</w:t>
      </w:r>
      <w:r w:rsidRPr="00177A0E">
        <w:rPr>
          <w:rFonts w:ascii="Open Sans" w:eastAsia="Times New Roman" w:hAnsi="Open Sans" w:cs="Open Sans"/>
          <w:color w:val="444444"/>
          <w:sz w:val="24"/>
          <w:szCs w:val="24"/>
          <w:lang w:eastAsia="en-GB"/>
        </w:rPr>
        <w:t> or </w:t>
      </w:r>
      <w:r w:rsidRPr="00177A0E">
        <w:rPr>
          <w:rFonts w:ascii="Courier New" w:eastAsia="Times New Roman" w:hAnsi="Courier New" w:cs="Courier New"/>
          <w:color w:val="000000"/>
          <w:sz w:val="20"/>
          <w:szCs w:val="20"/>
          <w:lang w:eastAsia="en-GB"/>
        </w:rPr>
        <w:t>India</w:t>
      </w:r>
      <w:r w:rsidRPr="00177A0E">
        <w:rPr>
          <w:rFonts w:ascii="Open Sans" w:eastAsia="Times New Roman" w:hAnsi="Open Sans" w:cs="Open Sans"/>
          <w:color w:val="444444"/>
          <w:sz w:val="24"/>
          <w:szCs w:val="24"/>
          <w:lang w:eastAsia="en-GB"/>
        </w:rPr>
        <w:t>. These regions do not have any energy trade. This requires us to undertake a similar process as before of modifying the input simulation data. However, this time we will also have to change the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file to achieve this.</w:t>
      </w:r>
    </w:p>
    <w:p w14:paraId="072D2A1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process to change the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xml:space="preserve"> file is relatively simple. We just have to add our new region to the </w:t>
      </w:r>
      <w:proofErr w:type="gramStart"/>
      <w:r w:rsidRPr="00177A0E">
        <w:rPr>
          <w:rFonts w:ascii="Open Sans" w:eastAsia="Times New Roman" w:hAnsi="Open Sans" w:cs="Open Sans"/>
          <w:color w:val="444444"/>
          <w:sz w:val="24"/>
          <w:szCs w:val="24"/>
          <w:lang w:eastAsia="en-GB"/>
        </w:rPr>
        <w:t>regions</w:t>
      </w:r>
      <w:proofErr w:type="gramEnd"/>
      <w:r w:rsidRPr="00177A0E">
        <w:rPr>
          <w:rFonts w:ascii="Open Sans" w:eastAsia="Times New Roman" w:hAnsi="Open Sans" w:cs="Open Sans"/>
          <w:color w:val="444444"/>
          <w:sz w:val="24"/>
          <w:szCs w:val="24"/>
          <w:lang w:eastAsia="en-GB"/>
        </w:rPr>
        <w:t xml:space="preserve"> variable, in the 4th line of the </w:t>
      </w:r>
      <w:proofErr w:type="spellStart"/>
      <w:r w:rsidRPr="00177A0E">
        <w:rPr>
          <w:rFonts w:ascii="Courier New" w:eastAsia="Times New Roman" w:hAnsi="Courier New" w:cs="Courier New"/>
          <w:color w:val="000000"/>
          <w:sz w:val="20"/>
          <w:szCs w:val="20"/>
          <w:lang w:eastAsia="en-GB"/>
        </w:rPr>
        <w:t>settings.toml</w:t>
      </w:r>
      <w:proofErr w:type="spellEnd"/>
      <w:r w:rsidRPr="00177A0E">
        <w:rPr>
          <w:rFonts w:ascii="Open Sans" w:eastAsia="Times New Roman" w:hAnsi="Open Sans" w:cs="Open Sans"/>
          <w:color w:val="444444"/>
          <w:sz w:val="24"/>
          <w:szCs w:val="24"/>
          <w:lang w:eastAsia="en-GB"/>
        </w:rPr>
        <w:t> file, like so:</w:t>
      </w:r>
    </w:p>
    <w:p w14:paraId="6AB48E31" w14:textId="77777777" w:rsidR="00177A0E" w:rsidRPr="00177A0E" w:rsidRDefault="00177A0E" w:rsidP="00177A0E">
      <w:pPr>
        <w:pBdr>
          <w:top w:val="single" w:sz="18" w:space="12" w:color="000000"/>
          <w:left w:val="single" w:sz="18" w:space="12" w:color="000000"/>
          <w:bottom w:val="single" w:sz="18" w:space="12" w:color="000000"/>
          <w:right w:val="single" w:sz="18" w:space="12"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1"/>
          <w:szCs w:val="31"/>
          <w:lang w:eastAsia="en-GB"/>
        </w:rPr>
      </w:pPr>
      <w:r w:rsidRPr="00177A0E">
        <w:rPr>
          <w:rFonts w:ascii="Courier New" w:eastAsia="Times New Roman" w:hAnsi="Courier New" w:cs="Courier New"/>
          <w:color w:val="000000"/>
          <w:sz w:val="30"/>
          <w:szCs w:val="30"/>
          <w:lang w:eastAsia="en-GB"/>
        </w:rPr>
        <w:t>regions = ["R1", "R2"]</w:t>
      </w:r>
    </w:p>
    <w:p w14:paraId="2BBFE5D6"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process to change the input files, however, takes a bit more time. To achieve this, there must be data for each of the sectors for the new region. This, therefore, requires the modification of every input file.</w:t>
      </w:r>
    </w:p>
    <w:p w14:paraId="7BE11C21"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Due to space constraints, we will not show you how to edit </w:t>
      </w:r>
      <w:proofErr w:type="gramStart"/>
      <w:r w:rsidRPr="00177A0E">
        <w:rPr>
          <w:rFonts w:ascii="Open Sans" w:eastAsia="Times New Roman" w:hAnsi="Open Sans" w:cs="Open Sans"/>
          <w:color w:val="444444"/>
          <w:sz w:val="24"/>
          <w:szCs w:val="24"/>
          <w:lang w:eastAsia="en-GB"/>
        </w:rPr>
        <w:t>all of</w:t>
      </w:r>
      <w:proofErr w:type="gramEnd"/>
      <w:r w:rsidRPr="00177A0E">
        <w:rPr>
          <w:rFonts w:ascii="Open Sans" w:eastAsia="Times New Roman" w:hAnsi="Open Sans" w:cs="Open Sans"/>
          <w:color w:val="444444"/>
          <w:sz w:val="24"/>
          <w:szCs w:val="24"/>
          <w:lang w:eastAsia="en-GB"/>
        </w:rPr>
        <w:t xml:space="preserve"> the files. However, you can access the modified files at the </w:t>
      </w:r>
      <w:proofErr w:type="spellStart"/>
      <w:r w:rsidRPr="00177A0E">
        <w:rPr>
          <w:rFonts w:ascii="Open Sans" w:eastAsia="Times New Roman" w:hAnsi="Open Sans" w:cs="Open Sans"/>
          <w:color w:val="444444"/>
          <w:sz w:val="24"/>
          <w:szCs w:val="24"/>
          <w:lang w:eastAsia="en-GB"/>
        </w:rPr>
        <w:t>zenodo</w:t>
      </w:r>
      <w:proofErr w:type="spellEnd"/>
      <w:r w:rsidRPr="00177A0E">
        <w:rPr>
          <w:rFonts w:ascii="Open Sans" w:eastAsia="Times New Roman" w:hAnsi="Open Sans" w:cs="Open Sans"/>
          <w:color w:val="444444"/>
          <w:sz w:val="24"/>
          <w:szCs w:val="24"/>
          <w:lang w:eastAsia="en-GB"/>
        </w:rPr>
        <w:t xml:space="preserve"> link below:</w:t>
      </w:r>
    </w:p>
    <w:p w14:paraId="06011295"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Effectively, for this example, we will copy and paste the results for each of the input files from region </w:t>
      </w:r>
      <w:proofErr w:type="gramStart"/>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and</w:t>
      </w:r>
      <w:proofErr w:type="gramEnd"/>
      <w:r w:rsidRPr="00177A0E">
        <w:rPr>
          <w:rFonts w:ascii="Open Sans" w:eastAsia="Times New Roman" w:hAnsi="Open Sans" w:cs="Open Sans"/>
          <w:color w:val="444444"/>
          <w:sz w:val="24"/>
          <w:szCs w:val="24"/>
          <w:lang w:eastAsia="en-GB"/>
        </w:rPr>
        <w:t xml:space="preserve"> change the name of the region for the new rows to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w:t>
      </w:r>
    </w:p>
    <w:p w14:paraId="72328384"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However, as we are increasing the demand by adding a region, as well as modifying the costs of technologies, it may be the case that a higher growth in </w:t>
      </w:r>
      <w:r w:rsidRPr="00177A0E">
        <w:rPr>
          <w:rFonts w:ascii="Open Sans" w:eastAsia="Times New Roman" w:hAnsi="Open Sans" w:cs="Open Sans"/>
          <w:color w:val="444444"/>
          <w:sz w:val="24"/>
          <w:szCs w:val="24"/>
          <w:lang w:eastAsia="en-GB"/>
        </w:rPr>
        <w:lastRenderedPageBreak/>
        <w:t>technology is required. For example, there may be no possible solution to meet demand without increasing the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maximum allowed limit. We will therefore increase the allowed limits for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in region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w:t>
      </w:r>
    </w:p>
    <w:p w14:paraId="16EC514C"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We have placed two examples as to how to edit the power sector below. Again, the edited data are highlighted in </w:t>
      </w:r>
      <w:r w:rsidRPr="00177A0E">
        <w:rPr>
          <w:rFonts w:ascii="Open Sans" w:eastAsia="Times New Roman" w:hAnsi="Open Sans" w:cs="Open Sans"/>
          <w:b/>
          <w:bCs/>
          <w:color w:val="444444"/>
          <w:sz w:val="24"/>
          <w:szCs w:val="24"/>
          <w:lang w:eastAsia="en-GB"/>
        </w:rPr>
        <w:t>bold</w:t>
      </w:r>
      <w:r w:rsidRPr="00177A0E">
        <w:rPr>
          <w:rFonts w:ascii="Open Sans" w:eastAsia="Times New Roman" w:hAnsi="Open Sans" w:cs="Open Sans"/>
          <w:color w:val="444444"/>
          <w:sz w:val="24"/>
          <w:szCs w:val="24"/>
          <w:lang w:eastAsia="en-GB"/>
        </w:rPr>
        <w:t>, with the original data in normal text.</w:t>
      </w:r>
    </w:p>
    <w:p w14:paraId="02F78B4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The following file is the modified </w:t>
      </w:r>
      <w:r w:rsidRPr="00177A0E">
        <w:rPr>
          <w:rFonts w:ascii="Courier New" w:eastAsia="Times New Roman" w:hAnsi="Courier New" w:cs="Courier New"/>
          <w:color w:val="000000"/>
          <w:sz w:val="20"/>
          <w:szCs w:val="20"/>
          <w:lang w:eastAsia="en-GB"/>
        </w:rPr>
        <w:t>/</w:t>
      </w:r>
      <w:proofErr w:type="spellStart"/>
      <w:r w:rsidRPr="00177A0E">
        <w:rPr>
          <w:rFonts w:ascii="Courier New" w:eastAsia="Times New Roman" w:hAnsi="Courier New" w:cs="Courier New"/>
          <w:color w:val="000000"/>
          <w:sz w:val="20"/>
          <w:szCs w:val="20"/>
          <w:lang w:eastAsia="en-GB"/>
        </w:rPr>
        <w:t>technodata</w:t>
      </w:r>
      <w:proofErr w:type="spellEnd"/>
      <w:r w:rsidRPr="00177A0E">
        <w:rPr>
          <w:rFonts w:ascii="Courier New" w:eastAsia="Times New Roman" w:hAnsi="Courier New" w:cs="Courier New"/>
          <w:color w:val="000000"/>
          <w:sz w:val="20"/>
          <w:szCs w:val="20"/>
          <w:lang w:eastAsia="en-GB"/>
        </w:rPr>
        <w:t>/power/CommIn.csv</w:t>
      </w:r>
      <w:r w:rsidRPr="00177A0E">
        <w:rPr>
          <w:rFonts w:ascii="Open Sans" w:eastAsia="Times New Roman" w:hAnsi="Open Sans" w:cs="Open Sans"/>
          <w:color w:val="444444"/>
          <w:sz w:val="24"/>
          <w:szCs w:val="24"/>
          <w:lang w:eastAsia="en-GB"/>
        </w:rPr>
        <w:t> file:</w:t>
      </w:r>
    </w:p>
    <w:p w14:paraId="6DA7053F" w14:textId="6BEEC0B5"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5FB52CE3" wp14:editId="50C9E1F8">
            <wp:extent cx="5731510" cy="1165860"/>
            <wp:effectExtent l="0" t="0" r="254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165860"/>
                    </a:xfrm>
                    <a:prstGeom prst="rect">
                      <a:avLst/>
                    </a:prstGeom>
                    <a:noFill/>
                    <a:ln>
                      <a:noFill/>
                    </a:ln>
                  </pic:spPr>
                </pic:pic>
              </a:graphicData>
            </a:graphic>
          </wp:inline>
        </w:drawing>
      </w:r>
    </w:p>
    <w:p w14:paraId="3B8135A7"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7.1:</w:t>
      </w:r>
      <w:r w:rsidRPr="00177A0E">
        <w:rPr>
          <w:rFonts w:ascii="Open Sans" w:eastAsia="Times New Roman" w:hAnsi="Open Sans" w:cs="Open Sans"/>
          <w:color w:val="444444"/>
          <w:sz w:val="24"/>
          <w:szCs w:val="24"/>
          <w:lang w:eastAsia="en-GB"/>
        </w:rPr>
        <w:t> Updated CommIn.csv.</w:t>
      </w:r>
    </w:p>
    <w:p w14:paraId="66F42A7F"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Whereas the following file is the modified </w:t>
      </w:r>
      <w:r w:rsidRPr="00177A0E">
        <w:rPr>
          <w:rFonts w:ascii="Courier New" w:eastAsia="Times New Roman" w:hAnsi="Courier New" w:cs="Courier New"/>
          <w:color w:val="000000"/>
          <w:sz w:val="20"/>
          <w:szCs w:val="20"/>
          <w:lang w:eastAsia="en-GB"/>
        </w:rPr>
        <w:t>/</w:t>
      </w:r>
      <w:proofErr w:type="spellStart"/>
      <w:r w:rsidRPr="00177A0E">
        <w:rPr>
          <w:rFonts w:ascii="Courier New" w:eastAsia="Times New Roman" w:hAnsi="Courier New" w:cs="Courier New"/>
          <w:color w:val="000000"/>
          <w:sz w:val="20"/>
          <w:szCs w:val="20"/>
          <w:lang w:eastAsia="en-GB"/>
        </w:rPr>
        <w:t>technodata</w:t>
      </w:r>
      <w:proofErr w:type="spellEnd"/>
      <w:r w:rsidRPr="00177A0E">
        <w:rPr>
          <w:rFonts w:ascii="Courier New" w:eastAsia="Times New Roman" w:hAnsi="Courier New" w:cs="Courier New"/>
          <w:color w:val="000000"/>
          <w:sz w:val="20"/>
          <w:szCs w:val="20"/>
          <w:lang w:eastAsia="en-GB"/>
        </w:rPr>
        <w:t>/power/ExistingCapacity.csv</w:t>
      </w:r>
      <w:r w:rsidRPr="00177A0E">
        <w:rPr>
          <w:rFonts w:ascii="Open Sans" w:eastAsia="Times New Roman" w:hAnsi="Open Sans" w:cs="Open Sans"/>
          <w:color w:val="444444"/>
          <w:sz w:val="24"/>
          <w:szCs w:val="24"/>
          <w:lang w:eastAsia="en-GB"/>
        </w:rPr>
        <w:t> file:</w:t>
      </w:r>
    </w:p>
    <w:p w14:paraId="400F3A61" w14:textId="791B4221"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4487F641" wp14:editId="569A50D1">
            <wp:extent cx="5731510" cy="911860"/>
            <wp:effectExtent l="0" t="0" r="2540" b="254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233F78D3"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7.2:</w:t>
      </w:r>
      <w:r w:rsidRPr="00177A0E">
        <w:rPr>
          <w:rFonts w:ascii="Open Sans" w:eastAsia="Times New Roman" w:hAnsi="Open Sans" w:cs="Open Sans"/>
          <w:color w:val="444444"/>
          <w:sz w:val="24"/>
          <w:szCs w:val="24"/>
          <w:lang w:eastAsia="en-GB"/>
        </w:rPr>
        <w:t> Updated ExistingCapacity.csv.</w:t>
      </w:r>
    </w:p>
    <w:p w14:paraId="550B0B78"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Below is the reduced </w:t>
      </w:r>
      <w:r w:rsidRPr="00177A0E">
        <w:rPr>
          <w:rFonts w:ascii="Courier New" w:eastAsia="Times New Roman" w:hAnsi="Courier New" w:cs="Courier New"/>
          <w:color w:val="000000"/>
          <w:sz w:val="20"/>
          <w:szCs w:val="20"/>
          <w:lang w:eastAsia="en-GB"/>
        </w:rPr>
        <w:t>/</w:t>
      </w:r>
      <w:proofErr w:type="spellStart"/>
      <w:r w:rsidRPr="00177A0E">
        <w:rPr>
          <w:rFonts w:ascii="Courier New" w:eastAsia="Times New Roman" w:hAnsi="Courier New" w:cs="Courier New"/>
          <w:color w:val="000000"/>
          <w:sz w:val="20"/>
          <w:szCs w:val="20"/>
          <w:lang w:eastAsia="en-GB"/>
        </w:rPr>
        <w:t>technodata</w:t>
      </w:r>
      <w:proofErr w:type="spellEnd"/>
      <w:r w:rsidRPr="00177A0E">
        <w:rPr>
          <w:rFonts w:ascii="Courier New" w:eastAsia="Times New Roman" w:hAnsi="Courier New" w:cs="Courier New"/>
          <w:color w:val="000000"/>
          <w:sz w:val="20"/>
          <w:szCs w:val="20"/>
          <w:lang w:eastAsia="en-GB"/>
        </w:rPr>
        <w:t>/power/technodata.csv</w:t>
      </w:r>
      <w:r w:rsidRPr="00177A0E">
        <w:rPr>
          <w:rFonts w:ascii="Open Sans" w:eastAsia="Times New Roman" w:hAnsi="Open Sans" w:cs="Open Sans"/>
          <w:color w:val="444444"/>
          <w:sz w:val="24"/>
          <w:szCs w:val="24"/>
          <w:lang w:eastAsia="en-GB"/>
        </w:rPr>
        <w:t> file, showing the increased capacity for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in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 For this, we highlight only the elements we changed from the rows in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The rest of the elements are the same for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as they are for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w:t>
      </w:r>
    </w:p>
    <w:p w14:paraId="23C3EC1D"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Again, we don’t show the entries for 2040, apart from the edited </w:t>
      </w:r>
      <w:proofErr w:type="spellStart"/>
      <w:r w:rsidRPr="00177A0E">
        <w:rPr>
          <w:rFonts w:ascii="Courier New" w:eastAsia="Times New Roman" w:hAnsi="Courier New" w:cs="Courier New"/>
          <w:color w:val="000000"/>
          <w:sz w:val="20"/>
          <w:szCs w:val="20"/>
          <w:lang w:eastAsia="en-GB"/>
        </w:rPr>
        <w:t>windturbine</w:t>
      </w:r>
      <w:proofErr w:type="spellEnd"/>
      <w:r w:rsidRPr="00177A0E">
        <w:rPr>
          <w:rFonts w:ascii="Open Sans" w:eastAsia="Times New Roman" w:hAnsi="Open Sans" w:cs="Open Sans"/>
          <w:color w:val="444444"/>
          <w:sz w:val="24"/>
          <w:szCs w:val="24"/>
          <w:lang w:eastAsia="en-GB"/>
        </w:rPr>
        <w:t> row, for the sake of brevity.</w:t>
      </w:r>
    </w:p>
    <w:p w14:paraId="2E45CF21" w14:textId="7ACAB49F"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2EFEE3C5" wp14:editId="3B991516">
            <wp:extent cx="5731510" cy="903605"/>
            <wp:effectExtent l="0" t="0" r="2540" b="0"/>
            <wp:docPr id="37" name="Picture 3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14:paraId="4728007A"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7.3:</w:t>
      </w:r>
      <w:r w:rsidRPr="00177A0E">
        <w:rPr>
          <w:rFonts w:ascii="Open Sans" w:eastAsia="Times New Roman" w:hAnsi="Open Sans" w:cs="Open Sans"/>
          <w:color w:val="444444"/>
          <w:sz w:val="24"/>
          <w:szCs w:val="24"/>
          <w:lang w:eastAsia="en-GB"/>
        </w:rPr>
        <w:t> Updated Technodata.csv.</w:t>
      </w:r>
    </w:p>
    <w:p w14:paraId="64A719D7"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Now, go ahead and amend </w:t>
      </w:r>
      <w:proofErr w:type="gramStart"/>
      <w:r w:rsidRPr="00177A0E">
        <w:rPr>
          <w:rFonts w:ascii="Open Sans" w:eastAsia="Times New Roman" w:hAnsi="Open Sans" w:cs="Open Sans"/>
          <w:color w:val="444444"/>
          <w:sz w:val="24"/>
          <w:szCs w:val="24"/>
          <w:lang w:eastAsia="en-GB"/>
        </w:rPr>
        <w:t>all of</w:t>
      </w:r>
      <w:proofErr w:type="gramEnd"/>
      <w:r w:rsidRPr="00177A0E">
        <w:rPr>
          <w:rFonts w:ascii="Open Sans" w:eastAsia="Times New Roman" w:hAnsi="Open Sans" w:cs="Open Sans"/>
          <w:color w:val="444444"/>
          <w:sz w:val="24"/>
          <w:szCs w:val="24"/>
          <w:lang w:eastAsia="en-GB"/>
        </w:rPr>
        <w:t xml:space="preserve"> the other input files for each of the sectors, the Agents file and the input </w:t>
      </w:r>
      <w:r w:rsidRPr="00177A0E">
        <w:rPr>
          <w:rFonts w:ascii="Open Sans" w:eastAsia="Times New Roman" w:hAnsi="Open Sans" w:cs="Open Sans"/>
          <w:color w:val="444444"/>
          <w:sz w:val="24"/>
          <w:szCs w:val="24"/>
          <w:lang w:eastAsia="en-GB"/>
        </w:rPr>
        <w:lastRenderedPageBreak/>
        <w:t>files </w:t>
      </w:r>
      <w:proofErr w:type="spellStart"/>
      <w:r w:rsidRPr="00177A0E">
        <w:rPr>
          <w:rFonts w:ascii="Courier New" w:eastAsia="Times New Roman" w:hAnsi="Courier New" w:cs="Courier New"/>
          <w:color w:val="000000"/>
          <w:sz w:val="20"/>
          <w:szCs w:val="20"/>
          <w:lang w:eastAsia="en-GB"/>
        </w:rPr>
        <w:t>BaseYearExport</w:t>
      </w:r>
      <w:proofErr w:type="spellEnd"/>
      <w:r w:rsidRPr="00177A0E">
        <w:rPr>
          <w:rFonts w:ascii="Open Sans" w:eastAsia="Times New Roman" w:hAnsi="Open Sans" w:cs="Open Sans"/>
          <w:color w:val="444444"/>
          <w:sz w:val="24"/>
          <w:szCs w:val="24"/>
          <w:lang w:eastAsia="en-GB"/>
        </w:rPr>
        <w:t>, </w:t>
      </w:r>
      <w:proofErr w:type="spellStart"/>
      <w:r w:rsidRPr="00177A0E">
        <w:rPr>
          <w:rFonts w:ascii="Courier New" w:eastAsia="Times New Roman" w:hAnsi="Courier New" w:cs="Courier New"/>
          <w:color w:val="000000"/>
          <w:sz w:val="20"/>
          <w:szCs w:val="20"/>
          <w:lang w:eastAsia="en-GB"/>
        </w:rPr>
        <w:t>BaseYearImport</w:t>
      </w:r>
      <w:proofErr w:type="spellEnd"/>
      <w:r w:rsidRPr="00177A0E">
        <w:rPr>
          <w:rFonts w:ascii="Open Sans" w:eastAsia="Times New Roman" w:hAnsi="Open Sans" w:cs="Open Sans"/>
          <w:color w:val="444444"/>
          <w:sz w:val="24"/>
          <w:szCs w:val="24"/>
          <w:lang w:eastAsia="en-GB"/>
        </w:rPr>
        <w:t> and </w:t>
      </w:r>
      <w:r w:rsidRPr="00177A0E">
        <w:rPr>
          <w:rFonts w:ascii="Courier New" w:eastAsia="Times New Roman" w:hAnsi="Courier New" w:cs="Courier New"/>
          <w:color w:val="000000"/>
          <w:sz w:val="20"/>
          <w:szCs w:val="20"/>
          <w:lang w:eastAsia="en-GB"/>
        </w:rPr>
        <w:t>Projections.csv</w:t>
      </w:r>
      <w:r w:rsidRPr="00177A0E">
        <w:rPr>
          <w:rFonts w:ascii="Open Sans" w:eastAsia="Times New Roman" w:hAnsi="Open Sans" w:cs="Open Sans"/>
          <w:color w:val="444444"/>
          <w:sz w:val="24"/>
          <w:szCs w:val="24"/>
          <w:lang w:eastAsia="en-GB"/>
        </w:rPr>
        <w:t> by copying and pasting the rows from </w:t>
      </w:r>
      <w:r w:rsidRPr="00177A0E">
        <w:rPr>
          <w:rFonts w:ascii="Courier New" w:eastAsia="Times New Roman" w:hAnsi="Courier New" w:cs="Courier New"/>
          <w:color w:val="000000"/>
          <w:sz w:val="20"/>
          <w:szCs w:val="20"/>
          <w:lang w:eastAsia="en-GB"/>
        </w:rPr>
        <w:t>R1</w:t>
      </w:r>
      <w:r w:rsidRPr="00177A0E">
        <w:rPr>
          <w:rFonts w:ascii="Open Sans" w:eastAsia="Times New Roman" w:hAnsi="Open Sans" w:cs="Open Sans"/>
          <w:color w:val="444444"/>
          <w:sz w:val="24"/>
          <w:szCs w:val="24"/>
          <w:lang w:eastAsia="en-GB"/>
        </w:rPr>
        <w:t> and replacing the </w:t>
      </w:r>
      <w:proofErr w:type="spellStart"/>
      <w:r w:rsidRPr="00177A0E">
        <w:rPr>
          <w:rFonts w:ascii="Courier New" w:eastAsia="Times New Roman" w:hAnsi="Courier New" w:cs="Courier New"/>
          <w:color w:val="000000"/>
          <w:sz w:val="20"/>
          <w:szCs w:val="20"/>
          <w:lang w:eastAsia="en-GB"/>
        </w:rPr>
        <w:t>RegionName</w:t>
      </w:r>
      <w:proofErr w:type="spellEnd"/>
      <w:r w:rsidRPr="00177A0E">
        <w:rPr>
          <w:rFonts w:ascii="Open Sans" w:eastAsia="Times New Roman" w:hAnsi="Open Sans" w:cs="Open Sans"/>
          <w:color w:val="444444"/>
          <w:sz w:val="24"/>
          <w:szCs w:val="24"/>
          <w:lang w:eastAsia="en-GB"/>
        </w:rPr>
        <w:t> to </w:t>
      </w:r>
      <w:r w:rsidRPr="00177A0E">
        <w:rPr>
          <w:rFonts w:ascii="Courier New" w:eastAsia="Times New Roman" w:hAnsi="Courier New" w:cs="Courier New"/>
          <w:color w:val="000000"/>
          <w:sz w:val="20"/>
          <w:szCs w:val="20"/>
          <w:lang w:eastAsia="en-GB"/>
        </w:rPr>
        <w:t>R2</w:t>
      </w:r>
      <w:r w:rsidRPr="00177A0E">
        <w:rPr>
          <w:rFonts w:ascii="Open Sans" w:eastAsia="Times New Roman" w:hAnsi="Open Sans" w:cs="Open Sans"/>
          <w:color w:val="444444"/>
          <w:sz w:val="24"/>
          <w:szCs w:val="24"/>
          <w:lang w:eastAsia="en-GB"/>
        </w:rPr>
        <w:t xml:space="preserve"> for the new rows. </w:t>
      </w:r>
      <w:proofErr w:type="gramStart"/>
      <w:r w:rsidRPr="00177A0E">
        <w:rPr>
          <w:rFonts w:ascii="Open Sans" w:eastAsia="Times New Roman" w:hAnsi="Open Sans" w:cs="Open Sans"/>
          <w:color w:val="444444"/>
          <w:sz w:val="24"/>
          <w:szCs w:val="24"/>
          <w:lang w:eastAsia="en-GB"/>
        </w:rPr>
        <w:t>All of</w:t>
      </w:r>
      <w:proofErr w:type="gramEnd"/>
      <w:r w:rsidRPr="00177A0E">
        <w:rPr>
          <w:rFonts w:ascii="Open Sans" w:eastAsia="Times New Roman" w:hAnsi="Open Sans" w:cs="Open Sans"/>
          <w:color w:val="444444"/>
          <w:sz w:val="24"/>
          <w:szCs w:val="24"/>
          <w:lang w:eastAsia="en-GB"/>
        </w:rPr>
        <w:t xml:space="preserve"> the edited input files can be seen at the </w:t>
      </w:r>
      <w:proofErr w:type="spellStart"/>
      <w:r w:rsidRPr="00177A0E">
        <w:rPr>
          <w:rFonts w:ascii="Open Sans" w:eastAsia="Times New Roman" w:hAnsi="Open Sans" w:cs="Open Sans"/>
          <w:color w:val="444444"/>
          <w:sz w:val="24"/>
          <w:szCs w:val="24"/>
          <w:lang w:eastAsia="en-GB"/>
        </w:rPr>
        <w:t>zenodo</w:t>
      </w:r>
      <w:proofErr w:type="spellEnd"/>
      <w:r w:rsidRPr="00177A0E">
        <w:rPr>
          <w:rFonts w:ascii="Open Sans" w:eastAsia="Times New Roman" w:hAnsi="Open Sans" w:cs="Open Sans"/>
          <w:color w:val="444444"/>
          <w:sz w:val="24"/>
          <w:szCs w:val="24"/>
          <w:lang w:eastAsia="en-GB"/>
        </w:rPr>
        <w:t xml:space="preserve"> link:</w:t>
      </w:r>
    </w:p>
    <w:p w14:paraId="79973EEB"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Again, we will run the results using the </w:t>
      </w:r>
      <w:r w:rsidRPr="00177A0E">
        <w:rPr>
          <w:rFonts w:ascii="Courier New" w:eastAsia="Times New Roman" w:hAnsi="Courier New" w:cs="Courier New"/>
          <w:color w:val="000000"/>
          <w:sz w:val="20"/>
          <w:szCs w:val="20"/>
          <w:lang w:eastAsia="en-GB"/>
        </w:rPr>
        <w:t xml:space="preserve">python -m pip muse </w:t>
      </w:r>
      <w:proofErr w:type="spellStart"/>
      <w:proofErr w:type="gramStart"/>
      <w:r w:rsidRPr="00177A0E">
        <w:rPr>
          <w:rFonts w:ascii="Courier New" w:eastAsia="Times New Roman" w:hAnsi="Courier New" w:cs="Courier New"/>
          <w:color w:val="000000"/>
          <w:sz w:val="20"/>
          <w:szCs w:val="20"/>
          <w:lang w:eastAsia="en-GB"/>
        </w:rPr>
        <w:t>settings.toml</w:t>
      </w:r>
      <w:proofErr w:type="spellEnd"/>
      <w:proofErr w:type="gramEnd"/>
      <w:r w:rsidRPr="00177A0E">
        <w:rPr>
          <w:rFonts w:ascii="Open Sans" w:eastAsia="Times New Roman" w:hAnsi="Open Sans" w:cs="Open Sans"/>
          <w:color w:val="444444"/>
          <w:sz w:val="24"/>
          <w:szCs w:val="24"/>
          <w:lang w:eastAsia="en-GB"/>
        </w:rPr>
        <w:t> in anaconda prompt, and analyse the data using excel as follows:</w:t>
      </w:r>
    </w:p>
    <w:p w14:paraId="3A55BA34" w14:textId="78D0FAD0"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noProof/>
          <w:color w:val="444444"/>
          <w:sz w:val="24"/>
          <w:szCs w:val="24"/>
          <w:lang w:eastAsia="en-GB"/>
        </w:rPr>
        <w:drawing>
          <wp:inline distT="0" distB="0" distL="0" distR="0" wp14:anchorId="0374D356" wp14:editId="3161323C">
            <wp:extent cx="5731510" cy="903605"/>
            <wp:effectExtent l="0" t="0" r="254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14:paraId="05D5280C"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b/>
          <w:bCs/>
          <w:color w:val="444444"/>
          <w:sz w:val="24"/>
          <w:szCs w:val="24"/>
          <w:lang w:eastAsia="en-GB"/>
        </w:rPr>
        <w:t>Figure 7.3:</w:t>
      </w:r>
      <w:r w:rsidRPr="00177A0E">
        <w:rPr>
          <w:rFonts w:ascii="Open Sans" w:eastAsia="Times New Roman" w:hAnsi="Open Sans" w:cs="Open Sans"/>
          <w:color w:val="444444"/>
          <w:sz w:val="24"/>
          <w:szCs w:val="24"/>
          <w:lang w:eastAsia="en-GB"/>
        </w:rPr>
        <w:t> Capacity visualisation for both regions in the power sector - a) Region = R1, b) Region = R2.</w:t>
      </w:r>
    </w:p>
    <w:p w14:paraId="5D6E0EF4" w14:textId="77777777" w:rsidR="00177A0E" w:rsidRPr="00177A0E" w:rsidRDefault="00177A0E" w:rsidP="00177A0E">
      <w:pPr>
        <w:spacing w:before="480" w:after="100" w:afterAutospacing="1" w:line="750" w:lineRule="atLeast"/>
        <w:outlineLvl w:val="0"/>
        <w:rPr>
          <w:rFonts w:ascii="Open Sans" w:eastAsia="Times New Roman" w:hAnsi="Open Sans" w:cs="Open Sans"/>
          <w:color w:val="2D2926"/>
          <w:kern w:val="36"/>
          <w:sz w:val="60"/>
          <w:szCs w:val="60"/>
          <w:lang w:eastAsia="en-GB"/>
        </w:rPr>
      </w:pPr>
      <w:r w:rsidRPr="00177A0E">
        <w:rPr>
          <w:rFonts w:ascii="Open Sans" w:eastAsia="Times New Roman" w:hAnsi="Open Sans" w:cs="Open Sans"/>
          <w:color w:val="2D2926"/>
          <w:kern w:val="36"/>
          <w:sz w:val="60"/>
          <w:szCs w:val="60"/>
          <w:lang w:eastAsia="en-GB"/>
        </w:rPr>
        <w:t>Summary</w:t>
      </w:r>
    </w:p>
    <w:p w14:paraId="62408220"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r w:rsidRPr="00177A0E">
        <w:rPr>
          <w:rFonts w:ascii="Open Sans" w:eastAsia="Times New Roman" w:hAnsi="Open Sans" w:cs="Open Sans"/>
          <w:color w:val="444444"/>
          <w:sz w:val="24"/>
          <w:szCs w:val="24"/>
          <w:lang w:eastAsia="en-GB"/>
        </w:rPr>
        <w:t xml:space="preserve">In this hands-on we added a new fictional region with the same characteristics for </w:t>
      </w:r>
      <w:proofErr w:type="gramStart"/>
      <w:r w:rsidRPr="00177A0E">
        <w:rPr>
          <w:rFonts w:ascii="Open Sans" w:eastAsia="Times New Roman" w:hAnsi="Open Sans" w:cs="Open Sans"/>
          <w:color w:val="444444"/>
          <w:sz w:val="24"/>
          <w:szCs w:val="24"/>
          <w:lang w:eastAsia="en-GB"/>
        </w:rPr>
        <w:t>both of these</w:t>
      </w:r>
      <w:proofErr w:type="gramEnd"/>
      <w:r w:rsidRPr="00177A0E">
        <w:rPr>
          <w:rFonts w:ascii="Open Sans" w:eastAsia="Times New Roman" w:hAnsi="Open Sans" w:cs="Open Sans"/>
          <w:color w:val="444444"/>
          <w:sz w:val="24"/>
          <w:szCs w:val="24"/>
          <w:lang w:eastAsia="en-GB"/>
        </w:rPr>
        <w:t xml:space="preserve"> regions. We see that the output of the two regions in the power sector are the same. This is because the characteristics in both regions are identical.</w:t>
      </w:r>
    </w:p>
    <w:p w14:paraId="78AE15B1" w14:textId="77777777" w:rsidR="00177A0E" w:rsidRPr="00177A0E" w:rsidRDefault="00177A0E" w:rsidP="00177A0E">
      <w:pPr>
        <w:spacing w:before="240" w:after="240" w:line="240" w:lineRule="auto"/>
        <w:rPr>
          <w:rFonts w:ascii="Open Sans" w:eastAsia="Times New Roman" w:hAnsi="Open Sans" w:cs="Open Sans"/>
          <w:color w:val="444444"/>
          <w:sz w:val="24"/>
          <w:szCs w:val="24"/>
          <w:lang w:eastAsia="en-GB"/>
        </w:rPr>
      </w:pPr>
    </w:p>
    <w:p w14:paraId="2B5F83DE" w14:textId="77777777" w:rsidR="00177A0E" w:rsidRPr="009E4432" w:rsidRDefault="00177A0E" w:rsidP="009E4432">
      <w:pPr>
        <w:spacing w:before="240" w:after="240" w:line="240" w:lineRule="auto"/>
        <w:rPr>
          <w:rFonts w:ascii="Open Sans" w:eastAsia="Times New Roman" w:hAnsi="Open Sans" w:cs="Open Sans"/>
          <w:color w:val="444444"/>
          <w:sz w:val="24"/>
          <w:szCs w:val="24"/>
          <w:lang w:eastAsia="en-GB"/>
        </w:rPr>
      </w:pPr>
    </w:p>
    <w:p w14:paraId="519B6FF5" w14:textId="77777777" w:rsidR="00B172D4" w:rsidRDefault="00B172D4"/>
    <w:sectPr w:rsidR="00B172D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imon Patterson" w:date="2022-03-09T00:01:00Z" w:initials="SP">
    <w:p w14:paraId="1DDF9677" w14:textId="3A64284D" w:rsidR="00906E1D" w:rsidRDefault="00906E1D">
      <w:pPr>
        <w:pStyle w:val="CommentText"/>
      </w:pPr>
      <w:r>
        <w:rPr>
          <w:rStyle w:val="CommentReference"/>
        </w:rPr>
        <w:annotationRef/>
      </w:r>
      <w:r>
        <w:rPr>
          <w:rStyle w:val="CommentReference"/>
        </w:rPr>
        <w:t>Case sensitive?</w:t>
      </w:r>
      <w:r w:rsidR="00542545">
        <w:rPr>
          <w:rStyle w:val="CommentReference"/>
        </w:rPr>
        <w:br/>
      </w:r>
      <w:r w:rsidR="00542545">
        <w:rPr>
          <w:rStyle w:val="CommentReference"/>
        </w:rPr>
        <w:br/>
        <w:t xml:space="preserve">Like my comment below. I would colour this in the figure. Because a couple of paragraphs had passed (and because of my goldfish memory) I completely missed that you would need to change that </w:t>
      </w:r>
      <w:proofErr w:type="gramStart"/>
      <w:r w:rsidR="00542545">
        <w:rPr>
          <w:rStyle w:val="CommentReference"/>
        </w:rPr>
        <w:t>particular column</w:t>
      </w:r>
      <w:proofErr w:type="gramEnd"/>
      <w:r w:rsidR="00542545">
        <w:rPr>
          <w:rStyle w:val="CommentReference"/>
        </w:rPr>
        <w:t xml:space="preserve"> as well in fig. 2.8</w:t>
      </w:r>
      <w:r w:rsidR="00E16260">
        <w:rPr>
          <w:rStyle w:val="CommentReference"/>
        </w:rPr>
        <w:t xml:space="preserve"> until it was repeated in the main text.</w:t>
      </w:r>
    </w:p>
  </w:comment>
  <w:comment w:id="10" w:author="Simon Patterson" w:date="2022-03-09T01:12:00Z" w:initials="SP">
    <w:p w14:paraId="13947C1A" w14:textId="7334E186" w:rsidR="00DF149A" w:rsidRDefault="00DF149A">
      <w:pPr>
        <w:pStyle w:val="CommentText"/>
      </w:pPr>
      <w:r>
        <w:rPr>
          <w:rStyle w:val="CommentReference"/>
        </w:rPr>
        <w:annotationRef/>
      </w:r>
      <w:r>
        <w:t>Unclear to me what the box below is for.</w:t>
      </w:r>
    </w:p>
  </w:comment>
  <w:comment w:id="15" w:author="Simon Patterson" w:date="2022-03-09T01:22:00Z" w:initials="SP">
    <w:p w14:paraId="378AEE8C" w14:textId="5920F789" w:rsidR="003506D8" w:rsidRDefault="003506D8">
      <w:pPr>
        <w:pStyle w:val="CommentText"/>
      </w:pPr>
      <w:r>
        <w:rPr>
          <w:rStyle w:val="CommentReference"/>
        </w:rPr>
        <w:annotationRef/>
      </w:r>
      <w:r>
        <w:rPr>
          <w:rStyle w:val="CommentReference"/>
        </w:rPr>
        <w:t>The timeslice names are a bit odd relative to potential periods of day</w:t>
      </w:r>
      <w:r w:rsidR="007A5B4C">
        <w:rPr>
          <w:rStyle w:val="CommentReference"/>
        </w:rPr>
        <w:t xml:space="preserve"> and assuming they must all represent </w:t>
      </w:r>
      <w:proofErr w:type="gramStart"/>
      <w:r w:rsidR="007A5B4C">
        <w:rPr>
          <w:rStyle w:val="CommentReference"/>
        </w:rPr>
        <w:t>four hour</w:t>
      </w:r>
      <w:proofErr w:type="gramEnd"/>
      <w:r w:rsidR="007A5B4C">
        <w:rPr>
          <w:rStyle w:val="CommentReference"/>
        </w:rPr>
        <w:t xml:space="preserve"> periods.</w:t>
      </w:r>
    </w:p>
  </w:comment>
  <w:comment w:id="16" w:author="Simon Patterson" w:date="2022-03-09T01:24:00Z" w:initials="SP">
    <w:p w14:paraId="222DC14F" w14:textId="770216C7" w:rsidR="00616CB8" w:rsidRDefault="00616CB8">
      <w:pPr>
        <w:pStyle w:val="CommentText"/>
      </w:pPr>
      <w:r>
        <w:rPr>
          <w:rStyle w:val="CommentReference"/>
        </w:rPr>
        <w:annotationRef/>
      </w:r>
      <w:r>
        <w:t>Is it not worth showing the expected visualisation results?</w:t>
      </w:r>
    </w:p>
  </w:comment>
  <w:comment w:id="19" w:author="Simon Patterson" w:date="2022-03-09T01:24:00Z" w:initials="SP">
    <w:p w14:paraId="65931D5C" w14:textId="69E131D6" w:rsidR="00B120AE" w:rsidRDefault="00B120AE">
      <w:pPr>
        <w:pStyle w:val="CommentText"/>
      </w:pPr>
      <w:r>
        <w:rPr>
          <w:rStyle w:val="CommentReference"/>
        </w:rPr>
        <w:annotationRef/>
      </w:r>
      <w:r>
        <w:t>Incorrect name? Technodatatimeslices.csv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DF9677" w15:done="0"/>
  <w15:commentEx w15:paraId="13947C1A" w15:done="0"/>
  <w15:commentEx w15:paraId="378AEE8C" w15:done="0"/>
  <w15:commentEx w15:paraId="222DC14F" w15:done="0"/>
  <w15:commentEx w15:paraId="65931D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26CF6" w16cex:dateUtc="2022-03-09T00:01:00Z"/>
  <w16cex:commentExtensible w16cex:durableId="25D27D75" w16cex:dateUtc="2022-03-09T01:12:00Z"/>
  <w16cex:commentExtensible w16cex:durableId="25D27FF1" w16cex:dateUtc="2022-03-09T01:22:00Z"/>
  <w16cex:commentExtensible w16cex:durableId="25D28043" w16cex:dateUtc="2022-03-09T01:24:00Z"/>
  <w16cex:commentExtensible w16cex:durableId="25D2806A" w16cex:dateUtc="2022-03-09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DF9677" w16cid:durableId="25D26CF6"/>
  <w16cid:commentId w16cid:paraId="13947C1A" w16cid:durableId="25D27D75"/>
  <w16cid:commentId w16cid:paraId="378AEE8C" w16cid:durableId="25D27FF1"/>
  <w16cid:commentId w16cid:paraId="222DC14F" w16cid:durableId="25D28043"/>
  <w16cid:commentId w16cid:paraId="65931D5C" w16cid:durableId="25D280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352E"/>
    <w:multiLevelType w:val="multilevel"/>
    <w:tmpl w:val="AFEC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2DB7"/>
    <w:multiLevelType w:val="multilevel"/>
    <w:tmpl w:val="FF2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D1D89"/>
    <w:multiLevelType w:val="multilevel"/>
    <w:tmpl w:val="B592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47134"/>
    <w:multiLevelType w:val="multilevel"/>
    <w:tmpl w:val="6E6A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D40BF5"/>
    <w:multiLevelType w:val="multilevel"/>
    <w:tmpl w:val="B02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310E1"/>
    <w:multiLevelType w:val="multilevel"/>
    <w:tmpl w:val="8D5C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55523"/>
    <w:multiLevelType w:val="multilevel"/>
    <w:tmpl w:val="E756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671051"/>
    <w:multiLevelType w:val="multilevel"/>
    <w:tmpl w:val="62BA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F75924"/>
    <w:multiLevelType w:val="multilevel"/>
    <w:tmpl w:val="0FDA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1F481D"/>
    <w:multiLevelType w:val="multilevel"/>
    <w:tmpl w:val="6DD0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AF04C4"/>
    <w:multiLevelType w:val="multilevel"/>
    <w:tmpl w:val="114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1"/>
  </w:num>
  <w:num w:numId="5">
    <w:abstractNumId w:val="10"/>
  </w:num>
  <w:num w:numId="6">
    <w:abstractNumId w:val="3"/>
  </w:num>
  <w:num w:numId="7">
    <w:abstractNumId w:val="0"/>
  </w:num>
  <w:num w:numId="8">
    <w:abstractNumId w:val="7"/>
  </w:num>
  <w:num w:numId="9">
    <w:abstractNumId w:val="9"/>
  </w:num>
  <w:num w:numId="10">
    <w:abstractNumId w:val="4"/>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Patterson">
    <w15:presenceInfo w15:providerId="None" w15:userId="Simon Pat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FB"/>
    <w:rsid w:val="0000352D"/>
    <w:rsid w:val="00007DF0"/>
    <w:rsid w:val="00025602"/>
    <w:rsid w:val="000328F0"/>
    <w:rsid w:val="000413FC"/>
    <w:rsid w:val="0008534B"/>
    <w:rsid w:val="000908E7"/>
    <w:rsid w:val="00093695"/>
    <w:rsid w:val="000C2ED6"/>
    <w:rsid w:val="000E286D"/>
    <w:rsid w:val="000F0EB3"/>
    <w:rsid w:val="000F4F4A"/>
    <w:rsid w:val="00101C14"/>
    <w:rsid w:val="00114BF9"/>
    <w:rsid w:val="00123D99"/>
    <w:rsid w:val="00156CE3"/>
    <w:rsid w:val="00162938"/>
    <w:rsid w:val="00164485"/>
    <w:rsid w:val="00177A0E"/>
    <w:rsid w:val="00181EF3"/>
    <w:rsid w:val="00187F13"/>
    <w:rsid w:val="00197F99"/>
    <w:rsid w:val="001A1FF4"/>
    <w:rsid w:val="001B3D2E"/>
    <w:rsid w:val="00212A79"/>
    <w:rsid w:val="00232DAB"/>
    <w:rsid w:val="002662F2"/>
    <w:rsid w:val="00270289"/>
    <w:rsid w:val="00273202"/>
    <w:rsid w:val="002A4E2A"/>
    <w:rsid w:val="002B4250"/>
    <w:rsid w:val="002C0FB8"/>
    <w:rsid w:val="002C1968"/>
    <w:rsid w:val="002D77F4"/>
    <w:rsid w:val="002E47A4"/>
    <w:rsid w:val="002F1022"/>
    <w:rsid w:val="002F25DD"/>
    <w:rsid w:val="003179A9"/>
    <w:rsid w:val="003231E1"/>
    <w:rsid w:val="00323738"/>
    <w:rsid w:val="003506D8"/>
    <w:rsid w:val="00355D78"/>
    <w:rsid w:val="00363BE8"/>
    <w:rsid w:val="003A2D6C"/>
    <w:rsid w:val="003A4474"/>
    <w:rsid w:val="003B53E1"/>
    <w:rsid w:val="003C4E8B"/>
    <w:rsid w:val="003D1715"/>
    <w:rsid w:val="003D3641"/>
    <w:rsid w:val="003F4BCD"/>
    <w:rsid w:val="003F4C9F"/>
    <w:rsid w:val="00404862"/>
    <w:rsid w:val="00404FCB"/>
    <w:rsid w:val="00417063"/>
    <w:rsid w:val="00421D66"/>
    <w:rsid w:val="00453607"/>
    <w:rsid w:val="00474ECD"/>
    <w:rsid w:val="004B6D72"/>
    <w:rsid w:val="004D3515"/>
    <w:rsid w:val="004D7EB5"/>
    <w:rsid w:val="004E4615"/>
    <w:rsid w:val="004E609C"/>
    <w:rsid w:val="00527557"/>
    <w:rsid w:val="005315FE"/>
    <w:rsid w:val="00541B29"/>
    <w:rsid w:val="00542545"/>
    <w:rsid w:val="0055662B"/>
    <w:rsid w:val="00561473"/>
    <w:rsid w:val="00561C0D"/>
    <w:rsid w:val="00582646"/>
    <w:rsid w:val="00587DD8"/>
    <w:rsid w:val="00591B67"/>
    <w:rsid w:val="005B2815"/>
    <w:rsid w:val="005C2149"/>
    <w:rsid w:val="005C6091"/>
    <w:rsid w:val="005D178D"/>
    <w:rsid w:val="00603535"/>
    <w:rsid w:val="006069A1"/>
    <w:rsid w:val="00616CB8"/>
    <w:rsid w:val="006208E0"/>
    <w:rsid w:val="00622B79"/>
    <w:rsid w:val="00623B61"/>
    <w:rsid w:val="00626F58"/>
    <w:rsid w:val="006347F1"/>
    <w:rsid w:val="0064749D"/>
    <w:rsid w:val="00653470"/>
    <w:rsid w:val="00682069"/>
    <w:rsid w:val="00687E3C"/>
    <w:rsid w:val="006917C0"/>
    <w:rsid w:val="006A28E0"/>
    <w:rsid w:val="006B2926"/>
    <w:rsid w:val="006C5621"/>
    <w:rsid w:val="006D0AD7"/>
    <w:rsid w:val="006E28AB"/>
    <w:rsid w:val="0070063A"/>
    <w:rsid w:val="00700811"/>
    <w:rsid w:val="00756BD0"/>
    <w:rsid w:val="00760696"/>
    <w:rsid w:val="00766897"/>
    <w:rsid w:val="007705F7"/>
    <w:rsid w:val="00797523"/>
    <w:rsid w:val="007A1CB7"/>
    <w:rsid w:val="007A563C"/>
    <w:rsid w:val="007A5B4C"/>
    <w:rsid w:val="007A6B4F"/>
    <w:rsid w:val="00821498"/>
    <w:rsid w:val="00830F80"/>
    <w:rsid w:val="0083122D"/>
    <w:rsid w:val="008406CF"/>
    <w:rsid w:val="0084652C"/>
    <w:rsid w:val="00877B3C"/>
    <w:rsid w:val="00881646"/>
    <w:rsid w:val="00894326"/>
    <w:rsid w:val="008B4069"/>
    <w:rsid w:val="008C1A40"/>
    <w:rsid w:val="008C2741"/>
    <w:rsid w:val="008E57F5"/>
    <w:rsid w:val="008E7B0D"/>
    <w:rsid w:val="008F1160"/>
    <w:rsid w:val="008F78CC"/>
    <w:rsid w:val="0090091B"/>
    <w:rsid w:val="00906E1D"/>
    <w:rsid w:val="00921B15"/>
    <w:rsid w:val="00937EB9"/>
    <w:rsid w:val="0094011B"/>
    <w:rsid w:val="00952718"/>
    <w:rsid w:val="009805B9"/>
    <w:rsid w:val="00995074"/>
    <w:rsid w:val="00996534"/>
    <w:rsid w:val="009B3FB3"/>
    <w:rsid w:val="009E4432"/>
    <w:rsid w:val="009F02B6"/>
    <w:rsid w:val="00A1589C"/>
    <w:rsid w:val="00A266FB"/>
    <w:rsid w:val="00A42411"/>
    <w:rsid w:val="00A4747C"/>
    <w:rsid w:val="00A51AF0"/>
    <w:rsid w:val="00A90E67"/>
    <w:rsid w:val="00AF11E3"/>
    <w:rsid w:val="00B120AE"/>
    <w:rsid w:val="00B172D4"/>
    <w:rsid w:val="00B60444"/>
    <w:rsid w:val="00B62E77"/>
    <w:rsid w:val="00B6524C"/>
    <w:rsid w:val="00BA6212"/>
    <w:rsid w:val="00BE6B7B"/>
    <w:rsid w:val="00C0678A"/>
    <w:rsid w:val="00C0681B"/>
    <w:rsid w:val="00C125B7"/>
    <w:rsid w:val="00C22F0E"/>
    <w:rsid w:val="00C351B3"/>
    <w:rsid w:val="00C40559"/>
    <w:rsid w:val="00C50BDE"/>
    <w:rsid w:val="00C610E0"/>
    <w:rsid w:val="00C77D8B"/>
    <w:rsid w:val="00C84376"/>
    <w:rsid w:val="00CA0F8A"/>
    <w:rsid w:val="00CA4A4C"/>
    <w:rsid w:val="00CD2D45"/>
    <w:rsid w:val="00CD504A"/>
    <w:rsid w:val="00CF033A"/>
    <w:rsid w:val="00D33B75"/>
    <w:rsid w:val="00D57D1F"/>
    <w:rsid w:val="00D72CF1"/>
    <w:rsid w:val="00DA6D4C"/>
    <w:rsid w:val="00DD0C0E"/>
    <w:rsid w:val="00DD6511"/>
    <w:rsid w:val="00DF149A"/>
    <w:rsid w:val="00E16260"/>
    <w:rsid w:val="00E331AE"/>
    <w:rsid w:val="00E447FA"/>
    <w:rsid w:val="00E54717"/>
    <w:rsid w:val="00E65E8E"/>
    <w:rsid w:val="00E74C9E"/>
    <w:rsid w:val="00E77178"/>
    <w:rsid w:val="00EA0000"/>
    <w:rsid w:val="00EC1F8F"/>
    <w:rsid w:val="00ED28B8"/>
    <w:rsid w:val="00ED70DA"/>
    <w:rsid w:val="00EE3B73"/>
    <w:rsid w:val="00EE7BC9"/>
    <w:rsid w:val="00F103F5"/>
    <w:rsid w:val="00F1519F"/>
    <w:rsid w:val="00F4202F"/>
    <w:rsid w:val="00F525F0"/>
    <w:rsid w:val="00F7116A"/>
    <w:rsid w:val="00F716E7"/>
    <w:rsid w:val="00F93AC9"/>
    <w:rsid w:val="00FC2C8B"/>
    <w:rsid w:val="00FF3CFE"/>
    <w:rsid w:val="00FF3FC3"/>
    <w:rsid w:val="00FF5D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F452B"/>
  <w15:chartTrackingRefBased/>
  <w15:docId w15:val="{85ACE65C-5C02-4D28-B6AF-ACE55A5EB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7D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57D1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57D1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D1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57D1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57D1F"/>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57D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D57D1F"/>
    <w:rPr>
      <w:rFonts w:ascii="Courier New" w:eastAsia="Times New Roman" w:hAnsi="Courier New" w:cs="Courier New"/>
      <w:sz w:val="20"/>
      <w:szCs w:val="20"/>
    </w:rPr>
  </w:style>
  <w:style w:type="character" w:styleId="Strong">
    <w:name w:val="Strong"/>
    <w:basedOn w:val="DefaultParagraphFont"/>
    <w:uiPriority w:val="22"/>
    <w:qFormat/>
    <w:rsid w:val="00D57D1F"/>
    <w:rPr>
      <w:b/>
      <w:bCs/>
    </w:rPr>
  </w:style>
  <w:style w:type="paragraph" w:styleId="HTMLPreformatted">
    <w:name w:val="HTML Preformatted"/>
    <w:basedOn w:val="Normal"/>
    <w:link w:val="HTMLPreformattedChar"/>
    <w:uiPriority w:val="99"/>
    <w:semiHidden/>
    <w:unhideWhenUsed/>
    <w:rsid w:val="00D5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57D1F"/>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4E4615"/>
    <w:rPr>
      <w:sz w:val="16"/>
      <w:szCs w:val="16"/>
    </w:rPr>
  </w:style>
  <w:style w:type="paragraph" w:styleId="CommentText">
    <w:name w:val="annotation text"/>
    <w:basedOn w:val="Normal"/>
    <w:link w:val="CommentTextChar"/>
    <w:uiPriority w:val="99"/>
    <w:unhideWhenUsed/>
    <w:rsid w:val="004E4615"/>
    <w:pPr>
      <w:spacing w:line="240" w:lineRule="auto"/>
    </w:pPr>
    <w:rPr>
      <w:sz w:val="20"/>
      <w:szCs w:val="20"/>
    </w:rPr>
  </w:style>
  <w:style w:type="character" w:customStyle="1" w:styleId="CommentTextChar">
    <w:name w:val="Comment Text Char"/>
    <w:basedOn w:val="DefaultParagraphFont"/>
    <w:link w:val="CommentText"/>
    <w:uiPriority w:val="99"/>
    <w:rsid w:val="004E4615"/>
    <w:rPr>
      <w:sz w:val="20"/>
      <w:szCs w:val="20"/>
    </w:rPr>
  </w:style>
  <w:style w:type="paragraph" w:styleId="CommentSubject">
    <w:name w:val="annotation subject"/>
    <w:basedOn w:val="CommentText"/>
    <w:next w:val="CommentText"/>
    <w:link w:val="CommentSubjectChar"/>
    <w:uiPriority w:val="99"/>
    <w:semiHidden/>
    <w:unhideWhenUsed/>
    <w:rsid w:val="004E4615"/>
    <w:rPr>
      <w:b/>
      <w:bCs/>
    </w:rPr>
  </w:style>
  <w:style w:type="character" w:customStyle="1" w:styleId="CommentSubjectChar">
    <w:name w:val="Comment Subject Char"/>
    <w:basedOn w:val="CommentTextChar"/>
    <w:link w:val="CommentSubject"/>
    <w:uiPriority w:val="99"/>
    <w:semiHidden/>
    <w:rsid w:val="004E4615"/>
    <w:rPr>
      <w:b/>
      <w:bCs/>
      <w:sz w:val="20"/>
      <w:szCs w:val="20"/>
    </w:rPr>
  </w:style>
  <w:style w:type="paragraph" w:styleId="Revision">
    <w:name w:val="Revision"/>
    <w:hidden/>
    <w:uiPriority w:val="99"/>
    <w:semiHidden/>
    <w:rsid w:val="007606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70912">
      <w:bodyDiv w:val="1"/>
      <w:marLeft w:val="0"/>
      <w:marRight w:val="0"/>
      <w:marTop w:val="0"/>
      <w:marBottom w:val="0"/>
      <w:divBdr>
        <w:top w:val="none" w:sz="0" w:space="0" w:color="auto"/>
        <w:left w:val="none" w:sz="0" w:space="0" w:color="auto"/>
        <w:bottom w:val="none" w:sz="0" w:space="0" w:color="auto"/>
        <w:right w:val="none" w:sz="0" w:space="0" w:color="auto"/>
      </w:divBdr>
    </w:div>
    <w:div w:id="632714500">
      <w:bodyDiv w:val="1"/>
      <w:marLeft w:val="0"/>
      <w:marRight w:val="0"/>
      <w:marTop w:val="0"/>
      <w:marBottom w:val="0"/>
      <w:divBdr>
        <w:top w:val="none" w:sz="0" w:space="0" w:color="auto"/>
        <w:left w:val="none" w:sz="0" w:space="0" w:color="auto"/>
        <w:bottom w:val="none" w:sz="0" w:space="0" w:color="auto"/>
        <w:right w:val="none" w:sz="0" w:space="0" w:color="auto"/>
      </w:divBdr>
    </w:div>
    <w:div w:id="972491127">
      <w:bodyDiv w:val="1"/>
      <w:marLeft w:val="0"/>
      <w:marRight w:val="0"/>
      <w:marTop w:val="0"/>
      <w:marBottom w:val="0"/>
      <w:divBdr>
        <w:top w:val="none" w:sz="0" w:space="0" w:color="auto"/>
        <w:left w:val="none" w:sz="0" w:space="0" w:color="auto"/>
        <w:bottom w:val="none" w:sz="0" w:space="0" w:color="auto"/>
        <w:right w:val="none" w:sz="0" w:space="0" w:color="auto"/>
      </w:divBdr>
    </w:div>
    <w:div w:id="1265187593">
      <w:bodyDiv w:val="1"/>
      <w:marLeft w:val="0"/>
      <w:marRight w:val="0"/>
      <w:marTop w:val="0"/>
      <w:marBottom w:val="0"/>
      <w:divBdr>
        <w:top w:val="none" w:sz="0" w:space="0" w:color="auto"/>
        <w:left w:val="none" w:sz="0" w:space="0" w:color="auto"/>
        <w:bottom w:val="none" w:sz="0" w:space="0" w:color="auto"/>
        <w:right w:val="none" w:sz="0" w:space="0" w:color="auto"/>
      </w:divBdr>
    </w:div>
    <w:div w:id="1427537591">
      <w:bodyDiv w:val="1"/>
      <w:marLeft w:val="0"/>
      <w:marRight w:val="0"/>
      <w:marTop w:val="0"/>
      <w:marBottom w:val="0"/>
      <w:divBdr>
        <w:top w:val="none" w:sz="0" w:space="0" w:color="auto"/>
        <w:left w:val="none" w:sz="0" w:space="0" w:color="auto"/>
        <w:bottom w:val="none" w:sz="0" w:space="0" w:color="auto"/>
        <w:right w:val="none" w:sz="0" w:space="0" w:color="auto"/>
      </w:divBdr>
    </w:div>
    <w:div w:id="1618028160">
      <w:bodyDiv w:val="1"/>
      <w:marLeft w:val="0"/>
      <w:marRight w:val="0"/>
      <w:marTop w:val="0"/>
      <w:marBottom w:val="0"/>
      <w:divBdr>
        <w:top w:val="none" w:sz="0" w:space="0" w:color="auto"/>
        <w:left w:val="none" w:sz="0" w:space="0" w:color="auto"/>
        <w:bottom w:val="none" w:sz="0" w:space="0" w:color="auto"/>
        <w:right w:val="none" w:sz="0" w:space="0" w:color="auto"/>
      </w:divBdr>
    </w:div>
    <w:div w:id="203210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omments" Target="comments.xml"/><Relationship Id="rId26" Type="http://schemas.openxmlformats.org/officeDocument/2006/relationships/image" Target="media/image18.png"/><Relationship Id="rId39" Type="http://schemas.openxmlformats.org/officeDocument/2006/relationships/image" Target="media/image31.png"/><Relationship Id="rId21" Type="http://schemas.microsoft.com/office/2018/08/relationships/commentsExtensible" Target="commentsExtensible.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6.png"/><Relationship Id="rId19" Type="http://schemas.microsoft.com/office/2011/relationships/commentsExtended" Target="commentsExtended.xm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people" Target="peop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microsoft.com/office/2016/09/relationships/commentsIds" Target="commentsIds.xml"/><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40</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Patterson</dc:creator>
  <cp:keywords/>
  <dc:description/>
  <cp:lastModifiedBy>Kell, Alexander J M</cp:lastModifiedBy>
  <cp:revision>175</cp:revision>
  <dcterms:created xsi:type="dcterms:W3CDTF">2022-03-08T22:13:00Z</dcterms:created>
  <dcterms:modified xsi:type="dcterms:W3CDTF">2022-03-09T12:31:00Z</dcterms:modified>
</cp:coreProperties>
</file>